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001" w:author="PR Preview" w:date="2024-01-01T00:00:00Z">
        <w:r>
          <w:t xml:space="preserve">Suppose an investigator conducted a randomized experiment to answer the causal question</w:t>
        </w:r>
      </w:ins>
      <w:ins w:id="1001" w:author="PR Preview" w:date="2024-01-01T00:00:00Z">
        <w:r>
          <w:t xml:space="preserve"> </w:t>
        </w:r>
      </w:ins>
      <w:ins w:id="1001" w:author="PR Preview" w:date="2024-01-01T00:00:00Z">
        <w:r>
          <w:t xml:space="preserve">“does one’s looking up to the sky make other pedestrians look up too?”</w:t>
        </w:r>
      </w:ins>
      <w:ins w:id="1001" w:author="PR Preview" w:date="2024-01-01T00:00:00Z">
        <w:r>
          <w:t xml:space="preserve"> </w:t>
        </w:r>
      </w:ins>
      <w:ins w:id="1001" w:author="PR Preview" w:date="2024-01-01T00:00:00Z">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ins>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ins w:id="6" w:author="PR Preview" w:date="2024-01-01T00:00:00Z">
        <w:r>
          <w:t xml:space="preserve">The term</w:t>
        </w:r>
      </w:ins>
      <w:ins w:id="6" w:author="PR Preview" w:date="2024-01-01T00:00:00Z">
        <w:r>
          <w:t xml:space="preserve"> </w:t>
        </w:r>
      </w:ins>
      <w:ins w:id="6" w:author="PR Preview" w:date="2024-01-01T00:00:00Z">
        <w:r>
          <w:t xml:space="preserve">“selection bias”</w:t>
        </w:r>
      </w:ins>
      <w:ins w:id="6" w:author="PR Preview" w:date="2024-01-01T00:00:00Z">
        <w:r>
          <w:t xml:space="preserve"> </w:t>
        </w:r>
      </w:ins>
      <w:ins w:id="6" w:author="PR Preview" w:date="2024-01-01T00:00:00Z">
        <w:r>
          <w:t xml:space="preserve">encompasses various biases that arise from the procedure by which individuals are selected into the analysis. Here we focus on bias that would arise even if the treatment had a null effect on the outcome, i.e.,</w:t>
        </w:r>
      </w:ins>
      <w:ins w:id="6" w:author="PR Preview" w:date="2024-01-01T00:00:00Z">
        <w:r>
          <w:t xml:space="preserve"> </w:t>
        </w:r>
      </w:ins>
      <w:ins w:id="6" w:author="PR Preview" w:date="2024-01-01T00:00:00Z">
        <w:r>
          <w:rPr>
            <w:b/>
            <w:bCs/>
          </w:rPr>
          <w:t xml:space="preserve">selection bias under the null</w:t>
        </w:r>
      </w:ins>
      <w:ins w:id="6" w:author="PR Preview" w:date="2024-01-01T00:00:00Z">
        <w:r>
          <w:t xml:space="preserve"> </w:t>
        </w:r>
      </w:ins>
      <w:ins w:id="6" w:author="PR Preview" w:date="2024-01-01T00:00:00Z">
        <w:r>
          <w:t xml:space="preserve">(as described in Section 6.5). The structure of selection bias can be represented using causal diagrams like Figure 8.1, which depicts dichotomous treatment</w:t>
        </w:r>
      </w:ins>
      <w:ins w:id="6" w:author="PR Preview" w:date="2024-01-01T00:00:00Z">
        <w:r>
          <w:t xml:space="preserve"> </w:t>
        </w:r>
      </w:ins>
      <m:oMath>
        <m:r>
          <m:t>A</m:t>
        </m:r>
      </m:oMath>
      <w:ins w:id="6" w:author="PR Preview" w:date="2024-01-01T00:00:00Z">
        <w:r>
          <w:t xml:space="preserve">, outcome</w:t>
        </w:r>
      </w:ins>
      <w:ins w:id="6" w:author="PR Preview" w:date="2024-01-01T00:00:00Z">
        <w:r>
          <w:t xml:space="preserve"> </w:t>
        </w:r>
      </w:ins>
      <m:oMath>
        <m:r>
          <m:t>Y</m:t>
        </m:r>
      </m:oMath>
      <w:ins w:id="6" w:author="PR Preview" w:date="2024-01-01T00:00:00Z">
        <w:r>
          <w:t xml:space="preserve">, and their common effect</w:t>
        </w:r>
      </w:ins>
      <w:ins w:id="6" w:author="PR Preview" w:date="2024-01-01T00:00:00Z">
        <w:r>
          <w:t xml:space="preserve"> </w:t>
        </w:r>
      </w:ins>
      <m:oMath>
        <m:r>
          <m:t>C</m:t>
        </m:r>
      </m:oMath>
      <w:ins w:id="6" w:author="PR Preview" w:date="2024-01-01T00:00:00Z">
        <w:r>
          <w:t xml:space="preserve">.</w:t>
        </w:r>
      </w:ins>
    </w:p>
    <w:bookmarkStart w:id="9" w:name="X33ca93bcc71e85d246154be9729f5a5e87fe326"/>
    <w:p>
      <w:pPr>
        <w:pStyle w:val="Heading3"/>
      </w:pPr>
      <w:ins w:id="7" w:author="PR Preview" w:date="2024-01-01T00:00:00Z">
        <w:r>
          <w:t xml:space="preserve">1.1 Figure 8.1: Folic Acid and Cardiac Malformations</w:t>
        </w:r>
      </w:ins>
    </w:p>
    <w:p>
      <w:pPr>
        <w:pStyle w:val="FirstParagraph"/>
      </w:pPr>
      <w:ins w:id="8" w:author="PR Preview" w:date="2024-01-01T00:00:00Z">
        <w:r>
          <w:t xml:space="preserve">Suppose Figure 8.1 represents a study to estimate the effect of folic acid supplements</w:t>
        </w:r>
      </w:ins>
      <w:ins w:id="8" w:author="PR Preview" w:date="2024-01-01T00:00:00Z">
        <w:r>
          <w:t xml:space="preserve"> </w:t>
        </w:r>
      </w:ins>
      <m:oMath>
        <m:r>
          <m:t>A</m:t>
        </m:r>
      </m:oMath>
      <w:ins w:id="8" w:author="PR Preview" w:date="2024-01-01T00:00:00Z">
        <w:r>
          <w:t xml:space="preserve"> </w:t>
        </w:r>
      </w:ins>
      <w:ins w:id="8" w:author="PR Preview" w:date="2024-01-01T00:00:00Z">
        <w:r>
          <w:t xml:space="preserve">given to pregnant women shortly after conception on the fetus’s risk of developing a cardiac malformation</w:t>
        </w:r>
      </w:ins>
      <w:ins w:id="8" w:author="PR Preview" w:date="2024-01-01T00:00:00Z">
        <w:r>
          <w:t xml:space="preserve"> </w:t>
        </w:r>
      </w:ins>
      <m:oMath>
        <m:r>
          <m:t>Y</m:t>
        </m:r>
      </m:oMath>
      <w:ins w:id="8" w:author="PR Preview" w:date="2024-01-01T00:00:00Z">
        <w:r>
          <w:t xml:space="preserve"> </w:t>
        </w:r>
      </w:ins>
      <w:ins w:id="8" w:author="PR Preview" w:date="2024-01-01T00:00:00Z">
        <w:r>
          <w:t xml:space="preserve">(1: yes, 0: no) during the first two months of pregnancy. The variable</w:t>
        </w:r>
      </w:ins>
      <w:ins w:id="8" w:author="PR Preview" w:date="2024-01-01T00:00:00Z">
        <w:r>
          <w:t xml:space="preserve"> </w:t>
        </w:r>
      </w:ins>
      <m:oMath>
        <m:r>
          <m:t>C</m:t>
        </m:r>
      </m:oMath>
      <w:ins w:id="8" w:author="PR Preview" w:date="2024-01-01T00:00:00Z">
        <w:r>
          <w:t xml:space="preserve"> </w:t>
        </w:r>
      </w:ins>
      <w:ins w:id="8" w:author="PR Preview" w:date="2024-01-01T00:00:00Z">
        <w:r>
          <w:t xml:space="preserve">represents death before birth. A cardiac malformation increases mortality (arrow from</w:t>
        </w:r>
      </w:ins>
      <w:ins w:id="8" w:author="PR Preview" w:date="2024-01-01T00:00:00Z">
        <w:r>
          <w:t xml:space="preserve"> </w:t>
        </w:r>
      </w:ins>
      <m:oMath>
        <m:r>
          <m:t>Y</m:t>
        </m:r>
      </m:oMath>
      <w:ins w:id="8" w:author="PR Preview" w:date="2024-01-01T00:00:00Z">
        <w:r>
          <w:t xml:space="preserve"> </w:t>
        </w:r>
      </w:ins>
      <w:ins w:id="8" w:author="PR Preview" w:date="2024-01-01T00:00:00Z">
        <w:r>
          <w:t xml:space="preserve">to</w:t>
        </w:r>
      </w:ins>
      <w:ins w:id="8" w:author="PR Preview" w:date="2024-01-01T00:00:00Z">
        <w:r>
          <w:t xml:space="preserve"> </w:t>
        </w:r>
      </w:ins>
      <m:oMath>
        <m:r>
          <m:t>C</m:t>
        </m:r>
      </m:oMath>
      <w:ins w:id="8" w:author="PR Preview" w:date="2024-01-01T00:00:00Z">
        <w:r>
          <w:t xml:space="preserve">), and folic acid supplementation decreases mortality by reducing the risk of malformations other than cardiac ones (arrow from</w:t>
        </w:r>
      </w:ins>
      <w:ins w:id="8" w:author="PR Preview" w:date="2024-01-01T00:00:00Z">
        <w:r>
          <w:t xml:space="preserve"> </w:t>
        </w:r>
      </w:ins>
      <m:oMath>
        <m:r>
          <m:t>A</m:t>
        </m:r>
      </m:oMath>
      <w:ins w:id="8" w:author="PR Preview" w:date="2024-01-01T00:00:00Z">
        <w:r>
          <w:t xml:space="preserve"> </w:t>
        </w:r>
      </w:ins>
      <w:ins w:id="8" w:author="PR Preview" w:date="2024-01-01T00:00:00Z">
        <w:r>
          <w:t xml:space="preserve">to</w:t>
        </w:r>
      </w:ins>
      <w:ins w:id="8" w:author="PR Preview" w:date="2024-01-01T00:00:00Z">
        <w:r>
          <w:t xml:space="preserve"> </w:t>
        </w:r>
      </w:ins>
      <m:oMath>
        <m:r>
          <m:t>C</m:t>
        </m:r>
      </m:oMath>
      <w:ins w:id="8" w:author="PR Preview" w:date="2024-01-01T00:00:00Z">
        <w:r>
          <w:t xml:space="preserve">). The study was restricted to fetuses who survived until birth, i.e., conditioned on no death</w:t>
        </w:r>
      </w:ins>
      <w:ins w:id="8" w:author="PR Preview" w:date="2024-01-01T00:00:00Z">
        <w:r>
          <w:t xml:space="preserve"> </w:t>
        </w:r>
      </w:ins>
      <m:oMath>
        <m:r>
          <m:t>C</m:t>
        </m:r>
        <m:r>
          <m:rPr>
            <m:sty m:val="p"/>
          </m:rPr>
          <m:t>=</m:t>
        </m:r>
        <m:r>
          <m:t>0</m:t>
        </m:r>
      </m:oMath>
      <w:ins w:id="8" w:author="PR Preview" w:date="2024-01-01T00:00:00Z">
        <w:r>
          <w:t xml:space="preserve"> </w:t>
        </w:r>
      </w:ins>
      <w:ins w:id="8" w:author="PR Preview" w:date="2024-01-01T00:00:00Z">
        <w:r>
          <w:t xml:space="preserve">(indicated by the box around node</w:t>
        </w:r>
      </w:ins>
      <w:ins w:id="8" w:author="PR Preview" w:date="2024-01-01T00:00:00Z">
        <w:r>
          <w:t xml:space="preserve"> </w:t>
        </w:r>
      </w:ins>
      <m:oMath>
        <m:r>
          <m:t>C</m:t>
        </m:r>
      </m:oMath>
      <w:ins w:id="8" w:author="PR Preview" w:date="2024-01-01T00:00:00Z">
        <w:r>
          <w:t xml:space="preserve">).</w:t>
        </w:r>
      </w:ins>
    </w:p>
    <w:p>
      <w:pPr>
        <w:pStyle w:val="BodyText"/>
      </w:pPr>
      <m:oMathPara>
        <m:oMathParaPr>
          <m:jc m:val="center"/>
        </m:oMathParaPr>
        <m:oMath>
          <m:r>
            <m:t>A</m:t>
          </m:r>
          <m:r>
            <m:rPr>
              <m:sty m:val="p"/>
            </m:rPr>
            <m:t>→</m:t>
          </m:r>
          <m:r>
            <m:t>C</m:t>
          </m:r>
          <m:r>
            <m:rPr>
              <m:sty m:val="p"/>
            </m:rPr>
            <m:t>←</m:t>
          </m:r>
          <m:r>
            <m:t>Y</m:t>
          </m:r>
        </m:oMath>
      </m:oMathPara>
    </w:p>
    <w:p>
      <w:pPr>
        <w:pStyle w:val="FirstParagraph"/>
      </w:pPr>
      <w:ins w:id="10" w:author="PR Preview" w:date="2024-01-01T00:00:00Z">
        <w:r>
          <w:t xml:space="preserve">The diagram shows two sources of association between treatment and outcome:</w:t>
        </w:r>
      </w:ins>
    </w:p>
    <w:p>
      <w:pPr>
        <w:pStyle w:val="Compact"/>
        <w:numPr>
          <w:ilvl w:val="0"/>
          <w:numId w:val="1001"/>
        </w:numPr>
      </w:pPr>
      <w:ins w:id="11" w:author="PR Preview" w:date="2024-01-01T00:00:00Z">
        <w:r>
          <w:t xml:space="preserve">The open path</w:t>
        </w:r>
      </w:ins>
      <w:ins w:id="11" w:author="PR Preview" w:date="2024-01-01T00:00:00Z">
        <w:r>
          <w:t xml:space="preserve"> </w:t>
        </w:r>
      </w:ins>
      <m:oMath>
        <m:r>
          <m:t>A</m:t>
        </m:r>
        <m:r>
          <m:rPr>
            <m:sty m:val="p"/>
          </m:rPr>
          <m:t>→</m:t>
        </m:r>
        <m:r>
          <m:t>Y</m:t>
        </m:r>
      </m:oMath>
      <w:ins w:id="11" w:author="PR Preview" w:date="2024-01-01T00:00:00Z">
        <w:r>
          <w:t xml:space="preserve"> </w:t>
        </w:r>
      </w:ins>
      <w:ins w:id="11" w:author="PR Preview" w:date="2024-01-01T00:00:00Z">
        <w:r>
          <w:t xml:space="preserve">representing the causal effect of</w:t>
        </w:r>
      </w:ins>
      <w:ins w:id="11" w:author="PR Preview" w:date="2024-01-01T00:00:00Z">
        <w:r>
          <w:t xml:space="preserve"> </w:t>
        </w:r>
      </w:ins>
      <m:oMath>
        <m:r>
          <m:t>A</m:t>
        </m:r>
      </m:oMath>
      <w:ins w:id="11" w:author="PR Preview" w:date="2024-01-01T00:00:00Z">
        <w:r>
          <w:t xml:space="preserve"> </w:t>
        </w:r>
      </w:ins>
      <w:ins w:id="11" w:author="PR Preview" w:date="2024-01-01T00:00:00Z">
        <w:r>
          <w:t xml:space="preserve">on</w:t>
        </w:r>
      </w:ins>
      <w:ins w:id="11" w:author="PR Preview" w:date="2024-01-01T00:00:00Z">
        <w:r>
          <w:t xml:space="preserve"> </w:t>
        </w:r>
      </w:ins>
      <m:oMath>
        <m:r>
          <m:t>Y</m:t>
        </m:r>
      </m:oMath>
    </w:p>
    <w:p>
      <w:pPr>
        <w:pStyle w:val="Compact"/>
        <w:numPr>
          <w:ilvl w:val="0"/>
          <w:numId w:val="1001"/>
        </w:numPr>
      </w:pPr>
      <w:ins w:id="12" w:author="PR Preview" w:date="2024-01-01T00:00:00Z">
        <w:r>
          <w:t xml:space="preserve">The open path</w:t>
        </w:r>
      </w:ins>
      <w:ins w:id="12" w:author="PR Preview" w:date="2024-01-01T00:00:00Z">
        <w:r>
          <w:t xml:space="preserve"> </w:t>
        </w:r>
      </w:ins>
      <m:oMath>
        <m:r>
          <m:t>A</m:t>
        </m:r>
        <m:r>
          <m:rPr>
            <m:sty m:val="p"/>
          </m:rPr>
          <m:t>→</m:t>
        </m:r>
        <m:r>
          <m:t>C</m:t>
        </m:r>
        <m:r>
          <m:rPr>
            <m:sty m:val="p"/>
          </m:rPr>
          <m:t>←</m:t>
        </m:r>
        <m:r>
          <m:t>Y</m:t>
        </m:r>
      </m:oMath>
      <w:ins w:id="12" w:author="PR Preview" w:date="2024-01-01T00:00:00Z">
        <w:r>
          <w:t xml:space="preserve"> </w:t>
        </w:r>
      </w:ins>
      <w:ins w:id="12" w:author="PR Preview" w:date="2024-01-01T00:00:00Z">
        <w:r>
          <w:t xml:space="preserve">linking</w:t>
        </w:r>
      </w:ins>
      <w:ins w:id="12" w:author="PR Preview" w:date="2024-01-01T00:00:00Z">
        <w:r>
          <w:t xml:space="preserve"> </w:t>
        </w:r>
      </w:ins>
      <m:oMath>
        <m:r>
          <m:t>A</m:t>
        </m:r>
      </m:oMath>
      <w:ins w:id="12" w:author="PR Preview" w:date="2024-01-01T00:00:00Z">
        <w:r>
          <w:t xml:space="preserve"> </w:t>
        </w:r>
      </w:ins>
      <w:ins w:id="12" w:author="PR Preview" w:date="2024-01-01T00:00:00Z">
        <w:r>
          <w:t xml:space="preserve">and</w:t>
        </w:r>
      </w:ins>
      <w:ins w:id="12" w:author="PR Preview" w:date="2024-01-01T00:00:00Z">
        <w:r>
          <w:t xml:space="preserve"> </w:t>
        </w:r>
      </w:ins>
      <m:oMath>
        <m:r>
          <m:t>Y</m:t>
        </m:r>
      </m:oMath>
      <w:ins w:id="12" w:author="PR Preview" w:date="2024-01-01T00:00:00Z">
        <w:r>
          <w:t xml:space="preserve"> </w:t>
        </w:r>
      </w:ins>
      <w:ins w:id="12" w:author="PR Preview" w:date="2024-01-01T00:00:00Z">
        <w:r>
          <w:t xml:space="preserve">through their conditioned-on common effect</w:t>
        </w:r>
      </w:ins>
      <w:ins w:id="12" w:author="PR Preview" w:date="2024-01-01T00:00:00Z">
        <w:r>
          <w:t xml:space="preserve"> </w:t>
        </w:r>
      </w:ins>
      <m:oMath>
        <m:r>
          <m:t>C</m:t>
        </m:r>
      </m:oMath>
    </w:p>
    <w:p>
      <w:pPr>
        <w:pStyle w:val="FirstParagraph"/>
      </w:pPr>
      <w:ins w:id="13" w:author="PR Preview" w:date="2024-01-01T00:00:00Z">
        <w:r>
          <w:t xml:space="preserve">An analysis conditioned on</w:t>
        </w:r>
      </w:ins>
      <w:ins w:id="13" w:author="PR Preview" w:date="2024-01-01T00:00:00Z">
        <w:r>
          <w:t xml:space="preserve"> </w:t>
        </w:r>
      </w:ins>
      <m:oMath>
        <m:r>
          <m:t>C</m:t>
        </m:r>
      </m:oMath>
      <w:ins w:id="13" w:author="PR Preview" w:date="2024-01-01T00:00:00Z">
        <w:r>
          <w:t xml:space="preserve"> </w:t>
        </w:r>
      </w:ins>
      <w:ins w:id="13" w:author="PR Preview" w:date="2024-01-01T00:00:00Z">
        <w:r>
          <w:t xml:space="preserve">will generally result in an association between</w:t>
        </w:r>
      </w:ins>
      <w:ins w:id="13" w:author="PR Preview" w:date="2024-01-01T00:00:00Z">
        <w:r>
          <w:t xml:space="preserve"> </w:t>
        </w:r>
      </w:ins>
      <m:oMath>
        <m:r>
          <m:t>A</m:t>
        </m:r>
      </m:oMath>
      <w:ins w:id="13" w:author="PR Preview" w:date="2024-01-01T00:00:00Z">
        <w:r>
          <w:t xml:space="preserve"> </w:t>
        </w:r>
      </w:ins>
      <w:ins w:id="13" w:author="PR Preview" w:date="2024-01-01T00:00:00Z">
        <w:r>
          <w:t xml:space="preserve">and</w:t>
        </w:r>
      </w:ins>
      <w:ins w:id="13" w:author="PR Preview" w:date="2024-01-01T00:00:00Z">
        <w:r>
          <w:t xml:space="preserve"> </w:t>
        </w:r>
      </w:ins>
      <m:oMath>
        <m:r>
          <m:t>Y</m:t>
        </m:r>
      </m:oMath>
      <w:ins w:id="13" w:author="PR Preview" w:date="2024-01-01T00:00:00Z">
        <w:r>
          <w:t xml:space="preserve">. Because of this selection bias, the associational risk ratio</w:t>
        </w:r>
      </w:ins>
      <w:ins w:id="13"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ins w:id="13" w:author="PR Preview" w:date="2024-01-01T00:00:00Z">
        <w:r>
          <w:t xml:space="preserve"> </w:t>
        </w:r>
      </w:ins>
      <w:ins w:id="13" w:author="PR Preview" w:date="2024-01-01T00:00:00Z">
        <w:r>
          <w:t xml:space="preserve">does not equal the causal risk ratio</w:t>
        </w:r>
      </w:ins>
      <w:ins w:id="13"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13" w:author="PR Preview" w:date="2024-01-01T00:00:00Z">
        <w:r>
          <w:t xml:space="preserve">; association is not causation. If the analysis were not conditioned on the common effect (collider)</w:t>
        </w:r>
      </w:ins>
      <w:ins w:id="13" w:author="PR Preview" w:date="2024-01-01T00:00:00Z">
        <w:r>
          <w:t xml:space="preserve"> </w:t>
        </w:r>
      </w:ins>
      <m:oMath>
        <m:r>
          <m:t>C</m:t>
        </m:r>
      </m:oMath>
      <w:ins w:id="13" w:author="PR Preview" w:date="2024-01-01T00:00:00Z">
        <w:r>
          <w:t xml:space="preserve">, then the only open path between treatment and outcome would be</w:t>
        </w:r>
      </w:ins>
      <w:ins w:id="13" w:author="PR Preview" w:date="2024-01-01T00:00:00Z">
        <w:r>
          <w:t xml:space="preserve"> </w:t>
        </w:r>
      </w:ins>
      <m:oMath>
        <m:r>
          <m:t>A</m:t>
        </m:r>
        <m:r>
          <m:rPr>
            <m:sty m:val="p"/>
          </m:rPr>
          <m:t>→</m:t>
        </m:r>
        <m:r>
          <m:t>Y</m:t>
        </m:r>
      </m:oMath>
      <w:ins w:id="13" w:author="PR Preview" w:date="2024-01-01T00:00:00Z">
        <w:r>
          <w:t xml:space="preserve">, and thus the entire association between</w:t>
        </w:r>
      </w:ins>
      <w:ins w:id="13" w:author="PR Preview" w:date="2024-01-01T00:00:00Z">
        <w:r>
          <w:t xml:space="preserve"> </w:t>
        </w:r>
      </w:ins>
      <m:oMath>
        <m:r>
          <m:t>A</m:t>
        </m:r>
      </m:oMath>
      <w:ins w:id="13" w:author="PR Preview" w:date="2024-01-01T00:00:00Z">
        <w:r>
          <w:t xml:space="preserve"> </w:t>
        </w:r>
      </w:ins>
      <w:ins w:id="13" w:author="PR Preview" w:date="2024-01-01T00:00:00Z">
        <w:r>
          <w:t xml:space="preserve">and</w:t>
        </w:r>
      </w:ins>
      <w:ins w:id="13" w:author="PR Preview" w:date="2024-01-01T00:00:00Z">
        <w:r>
          <w:t xml:space="preserve"> </w:t>
        </w:r>
      </w:ins>
      <m:oMath>
        <m:r>
          <m:t>Y</m:t>
        </m:r>
      </m:oMath>
      <w:ins w:id="13" w:author="PR Preview" w:date="2024-01-01T00:00:00Z">
        <w:r>
          <w:t xml:space="preserve"> </w:t>
        </w:r>
      </w:ins>
      <w:ins w:id="13" w:author="PR Preview" w:date="2024-01-01T00:00:00Z">
        <w:r>
          <w:t xml:space="preserve">would be due to the causal effect of</w:t>
        </w:r>
      </w:ins>
      <w:ins w:id="13" w:author="PR Preview" w:date="2024-01-01T00:00:00Z">
        <w:r>
          <w:t xml:space="preserve"> </w:t>
        </w:r>
      </w:ins>
      <m:oMath>
        <m:r>
          <m:t>A</m:t>
        </m:r>
      </m:oMath>
      <w:ins w:id="13" w:author="PR Preview" w:date="2024-01-01T00:00:00Z">
        <w:r>
          <w:t xml:space="preserve"> </w:t>
        </w:r>
      </w:ins>
      <w:ins w:id="13" w:author="PR Preview" w:date="2024-01-01T00:00:00Z">
        <w:r>
          <w:t xml:space="preserve">on</w:t>
        </w:r>
      </w:ins>
      <w:ins w:id="13" w:author="PR Preview" w:date="2024-01-01T00:00:00Z">
        <w:r>
          <w:t xml:space="preserve"> </w:t>
        </w:r>
      </w:ins>
      <m:oMath>
        <m:r>
          <m:t>Y</m:t>
        </m:r>
      </m:oMath>
      <w:ins w:id="13" w:author="PR Preview" w:date="2024-01-01T00:00:00Z">
        <w:r>
          <w:t xml:space="preserve">.</w:t>
        </w:r>
      </w:ins>
    </w:p>
    <w:bookmarkEnd w:id="9"/>
    <w:bookmarkStart w:id="10" w:name="figure-8.2-extension-with-parental-grief"/>
    <w:p>
      <w:pPr>
        <w:pStyle w:val="Heading3"/>
      </w:pPr>
      <w:ins w:id="14" w:author="PR Preview" w:date="2024-01-01T00:00:00Z">
        <w:r>
          <w:t xml:space="preserve">1.2 Figure 8.2: Extension with Parental Grief</w:t>
        </w:r>
      </w:ins>
    </w:p>
    <w:p>
      <w:pPr>
        <w:pStyle w:val="FirstParagraph"/>
      </w:pPr>
      <w:ins w:id="15" w:author="PR Preview" w:date="2024-01-01T00:00:00Z">
        <w:r>
          <w:t xml:space="preserve">The causal diagram in Figure 8.2 extends Figure 8.1 by adding a node</w:t>
        </w:r>
      </w:ins>
      <w:ins w:id="15" w:author="PR Preview" w:date="2024-01-01T00:00:00Z">
        <w:r>
          <w:t xml:space="preserve"> </w:t>
        </w:r>
      </w:ins>
      <m:oMath>
        <m:r>
          <m:t>S</m:t>
        </m:r>
      </m:oMath>
      <w:ins w:id="15" w:author="PR Preview" w:date="2024-01-01T00:00:00Z">
        <w:r>
          <w:t xml:space="preserve"> </w:t>
        </w:r>
      </w:ins>
      <w:ins w:id="15" w:author="PR Preview" w:date="2024-01-01T00:00:00Z">
        <w:r>
          <w:t xml:space="preserve">representing parental grief (1: yes, 0: no), which is affected by vital status at birth (arrow from</w:t>
        </w:r>
      </w:ins>
      <w:ins w:id="15" w:author="PR Preview" w:date="2024-01-01T00:00:00Z">
        <w:r>
          <w:t xml:space="preserve"> </w:t>
        </w:r>
      </w:ins>
      <m:oMath>
        <m:r>
          <m:t>C</m:t>
        </m:r>
      </m:oMath>
      <w:ins w:id="15" w:author="PR Preview" w:date="2024-01-01T00:00:00Z">
        <w:r>
          <w:t xml:space="preserve"> </w:t>
        </w:r>
      </w:ins>
      <w:ins w:id="15" w:author="PR Preview" w:date="2024-01-01T00:00:00Z">
        <w:r>
          <w:t xml:space="preserve">to</w:t>
        </w:r>
      </w:ins>
      <w:ins w:id="15" w:author="PR Preview" w:date="2024-01-01T00:00:00Z">
        <w:r>
          <w:t xml:space="preserve"> </w:t>
        </w:r>
      </w:ins>
      <m:oMath>
        <m:r>
          <m:t>S</m:t>
        </m:r>
      </m:oMath>
      <w:ins w:id="15" w:author="PR Preview" w:date="2024-01-01T00:00:00Z">
        <w:r>
          <w:t xml:space="preserve">). Suppose the study was restricted to nongrieving parents (</w:t>
        </w:r>
      </w:ins>
      <m:oMath>
        <m:r>
          <m:t>S</m:t>
        </m:r>
        <m:r>
          <m:rPr>
            <m:sty m:val="p"/>
          </m:rPr>
          <m:t>=</m:t>
        </m:r>
        <m:r>
          <m:t>0</m:t>
        </m:r>
      </m:oMath>
      <w:ins w:id="15" w:author="PR Preview" w:date="2024-01-01T00:00:00Z">
        <w:r>
          <w:t xml:space="preserve">) because the others were unwilling to participate. As discussed in Chapter 6, conditioning on a variable</w:t>
        </w:r>
      </w:ins>
      <w:ins w:id="15" w:author="PR Preview" w:date="2024-01-01T00:00:00Z">
        <w:r>
          <w:t xml:space="preserve"> </w:t>
        </w:r>
      </w:ins>
      <m:oMath>
        <m:r>
          <m:t>S</m:t>
        </m:r>
      </m:oMath>
      <w:ins w:id="15" w:author="PR Preview" w:date="2024-01-01T00:00:00Z">
        <w:r>
          <w:t xml:space="preserve"> </w:t>
        </w:r>
      </w:ins>
      <w:ins w:id="15" w:author="PR Preview" w:date="2024-01-01T00:00:00Z">
        <w:r>
          <w:t xml:space="preserve">affected by the collider</w:t>
        </w:r>
      </w:ins>
      <w:ins w:id="15" w:author="PR Preview" w:date="2024-01-01T00:00:00Z">
        <w:r>
          <w:t xml:space="preserve"> </w:t>
        </w:r>
      </w:ins>
      <m:oMath>
        <m:r>
          <m:t>C</m:t>
        </m:r>
      </m:oMath>
      <w:ins w:id="15" w:author="PR Preview" w:date="2024-01-01T00:00:00Z">
        <w:r>
          <w:t xml:space="preserve"> </w:t>
        </w:r>
      </w:ins>
      <w:ins w:id="15" w:author="PR Preview" w:date="2024-01-01T00:00:00Z">
        <w:r>
          <w:t xml:space="preserve">also opens the path</w:t>
        </w:r>
      </w:ins>
      <w:ins w:id="15" w:author="PR Preview" w:date="2024-01-01T00:00:00Z">
        <w:r>
          <w:t xml:space="preserve"> </w:t>
        </w:r>
      </w:ins>
      <m:oMath>
        <m:r>
          <m:t>A</m:t>
        </m:r>
        <m:r>
          <m:rPr>
            <m:sty m:val="p"/>
          </m:rPr>
          <m:t>→</m:t>
        </m:r>
        <m:r>
          <m:t>C</m:t>
        </m:r>
        <m:r>
          <m:rPr>
            <m:sty m:val="p"/>
          </m:rPr>
          <m:t>←</m:t>
        </m:r>
        <m:r>
          <m:t>Y</m:t>
        </m:r>
      </m:oMath>
      <w:ins w:id="15" w:author="PR Preview" w:date="2024-01-01T00:00:00Z">
        <w:r>
          <w:t xml:space="preserve">.</w:t>
        </w:r>
      </w:ins>
    </w:p>
    <w:p>
      <w:pPr>
        <w:pStyle w:val="BodyText"/>
      </w:pPr>
      <w:ins w:id="16" w:author="PR Preview" w:date="2024-01-01T00:00:00Z">
        <w:r>
          <w:t xml:space="preserve">Both Figures 8.1 and 8.2 depict examples of selection bias in which the bias arises because of conditioning on a common effect of treatment and outcome:</w:t>
        </w:r>
      </w:ins>
      <w:ins w:id="16" w:author="PR Preview" w:date="2024-01-01T00:00:00Z">
        <w:r>
          <w:t xml:space="preserve"> </w:t>
        </w:r>
      </w:ins>
      <m:oMath>
        <m:r>
          <m:t>C</m:t>
        </m:r>
      </m:oMath>
      <w:ins w:id="16" w:author="PR Preview" w:date="2024-01-01T00:00:00Z">
        <w:r>
          <w:t xml:space="preserve"> </w:t>
        </w:r>
      </w:ins>
      <w:ins w:id="16" w:author="PR Preview" w:date="2024-01-01T00:00:00Z">
        <w:r>
          <w:t xml:space="preserve">in Figure 8.1 and</w:t>
        </w:r>
      </w:ins>
      <w:ins w:id="16" w:author="PR Preview" w:date="2024-01-01T00:00:00Z">
        <w:r>
          <w:t xml:space="preserve"> </w:t>
        </w:r>
      </w:ins>
      <m:oMath>
        <m:r>
          <m:t>S</m:t>
        </m:r>
      </m:oMath>
      <w:ins w:id="16" w:author="PR Preview" w:date="2024-01-01T00:00:00Z">
        <w:r>
          <w:t xml:space="preserve"> </w:t>
        </w:r>
      </w:ins>
      <w:ins w:id="16" w:author="PR Preview" w:date="2024-01-01T00:00:00Z">
        <w:r>
          <w:t xml:space="preserve">in Figure 8.2. This bias arises regardless of whether there is an arrow from</w:t>
        </w:r>
      </w:ins>
      <w:ins w:id="16" w:author="PR Preview" w:date="2024-01-01T00:00:00Z">
        <w:r>
          <w:t xml:space="preserve"> </w:t>
        </w:r>
      </w:ins>
      <m:oMath>
        <m:r>
          <m:t>A</m:t>
        </m:r>
      </m:oMath>
      <w:ins w:id="16" w:author="PR Preview" w:date="2024-01-01T00:00:00Z">
        <w:r>
          <w:t xml:space="preserve"> </w:t>
        </w:r>
      </w:ins>
      <w:ins w:id="16" w:author="PR Preview" w:date="2024-01-01T00:00:00Z">
        <w:r>
          <w:t xml:space="preserve">to</w:t>
        </w:r>
      </w:ins>
      <w:ins w:id="16" w:author="PR Preview" w:date="2024-01-01T00:00:00Z">
        <w:r>
          <w:t xml:space="preserve"> </w:t>
        </w:r>
      </w:ins>
      <m:oMath>
        <m:r>
          <m:t>Y</m:t>
        </m:r>
      </m:oMath>
      <w:ins w:id="16" w:author="PR Preview" w:date="2024-01-01T00:00:00Z">
        <w:r>
          <w:t xml:space="preserve">, i.e., it is</w:t>
        </w:r>
      </w:ins>
      <w:ins w:id="16" w:author="PR Preview" w:date="2024-01-01T00:00:00Z">
        <w:r>
          <w:t xml:space="preserve"> </w:t>
        </w:r>
      </w:ins>
      <w:ins w:id="16" w:author="PR Preview" w:date="2024-01-01T00:00:00Z">
        <w:r>
          <w:rPr>
            <w:b/>
            <w:bCs/>
          </w:rPr>
          <w:t xml:space="preserve">selection bias under the null</w:t>
        </w:r>
      </w:ins>
      <w:ins w:id="16" w:author="PR Preview" w:date="2024-01-01T00:00:00Z">
        <w:r>
          <w:t xml:space="preserve">.</w:t>
        </w:r>
      </w:ins>
    </w:p>
    <w:bookmarkEnd w:id="10"/>
    <w:bookmarkStart w:id="12" w:name="Xbe65e839b80c6c07d8bbc893e917500d34dc399"/>
    <w:p>
      <w:pPr>
        <w:pStyle w:val="Heading3"/>
      </w:pPr>
      <w:ins w:id="17" w:author="PR Preview" w:date="2024-01-01T00:00:00Z">
        <w:r>
          <w:t xml:space="preserve">1.3 Figures 8.3–8.6: Selection Bias from Differential Loss to Follow-Up</w:t>
        </w:r>
      </w:ins>
    </w:p>
    <w:p>
      <w:pPr>
        <w:pStyle w:val="FirstParagraph"/>
      </w:pPr>
      <w:ins w:id="18" w:author="PR Preview" w:date="2024-01-01T00:00:00Z">
        <w:r>
          <w:t xml:space="preserve">Consider the causal diagram in Figure 8.3, which represents a follow-up study of individuals with HIV infection to estimate the effect of certain antiretroviral treatment</w:t>
        </w:r>
      </w:ins>
      <w:ins w:id="18" w:author="PR Preview" w:date="2024-01-01T00:00:00Z">
        <w:r>
          <w:t xml:space="preserve"> </w:t>
        </w:r>
      </w:ins>
      <m:oMath>
        <m:r>
          <m:t>A</m:t>
        </m:r>
      </m:oMath>
      <w:ins w:id="18" w:author="PR Preview" w:date="2024-01-01T00:00:00Z">
        <w:r>
          <w:t xml:space="preserve"> </w:t>
        </w:r>
      </w:ins>
      <w:ins w:id="18" w:author="PR Preview" w:date="2024-01-01T00:00:00Z">
        <w:r>
          <w:t xml:space="preserve">on the 3-year risk of death</w:t>
        </w:r>
      </w:ins>
      <w:ins w:id="18" w:author="PR Preview" w:date="2024-01-01T00:00:00Z">
        <w:r>
          <w:t xml:space="preserve"> </w:t>
        </w:r>
      </w:ins>
      <m:oMath>
        <m:r>
          <m:t>Y</m:t>
        </m:r>
      </m:oMath>
      <w:ins w:id="18" w:author="PR Preview" w:date="2024-01-01T00:00:00Z">
        <w:r>
          <w:t xml:space="preserve"> </w:t>
        </w:r>
      </w:ins>
      <w:ins w:id="18" w:author="PR Preview" w:date="2024-01-01T00:00:00Z">
        <w:r>
          <w:t xml:space="preserve">(with no arrow from</w:t>
        </w:r>
      </w:ins>
      <w:ins w:id="18" w:author="PR Preview" w:date="2024-01-01T00:00:00Z">
        <w:r>
          <w:t xml:space="preserve"> </w:t>
        </w:r>
      </w:ins>
      <m:oMath>
        <m:r>
          <m:t>A</m:t>
        </m:r>
      </m:oMath>
      <w:ins w:id="18" w:author="PR Preview" w:date="2024-01-01T00:00:00Z">
        <w:r>
          <w:t xml:space="preserve"> </w:t>
        </w:r>
      </w:ins>
      <w:ins w:id="18" w:author="PR Preview" w:date="2024-01-01T00:00:00Z">
        <w:r>
          <w:t xml:space="preserve">to</w:t>
        </w:r>
      </w:ins>
      <w:ins w:id="18" w:author="PR Preview" w:date="2024-01-01T00:00:00Z">
        <w:r>
          <w:t xml:space="preserve"> </w:t>
        </w:r>
      </w:ins>
      <m:oMath>
        <m:r>
          <m:t>Y</m:t>
        </m:r>
      </m:oMath>
      <w:ins w:id="18" w:author="PR Preview" w:date="2024-01-01T00:00:00Z">
        <w:r>
          <w:t xml:space="preserve"> </w:t>
        </w:r>
      </w:ins>
      <w:ins w:id="18" w:author="PR Preview" w:date="2024-01-01T00:00:00Z">
        <w:r>
          <w:t xml:space="preserve">to reduce clutter). The unmeasured variable</w:t>
        </w:r>
      </w:ins>
      <w:ins w:id="18" w:author="PR Preview" w:date="2024-01-01T00:00:00Z">
        <w:r>
          <w:t xml:space="preserve"> </w:t>
        </w:r>
      </w:ins>
      <m:oMath>
        <m:r>
          <m:t>U</m:t>
        </m:r>
      </m:oMath>
      <w:ins w:id="18" w:author="PR Preview" w:date="2024-01-01T00:00:00Z">
        <w:r>
          <w:t xml:space="preserve"> </w:t>
        </w:r>
      </w:ins>
      <w:ins w:id="18" w:author="PR Preview" w:date="2024-01-01T00:00:00Z">
        <w:r>
          <w:t xml:space="preserve">represents high level of immunosuppression (1: yes, 0: no). Individuals with</w:t>
        </w:r>
      </w:ins>
      <w:ins w:id="18" w:author="PR Preview" w:date="2024-01-01T00:00:00Z">
        <w:r>
          <w:t xml:space="preserve"> </w:t>
        </w:r>
      </w:ins>
      <m:oMath>
        <m:r>
          <m:t>U</m:t>
        </m:r>
        <m:r>
          <m:rPr>
            <m:sty m:val="p"/>
          </m:rPr>
          <m:t>=</m:t>
        </m:r>
        <m:r>
          <m:t>1</m:t>
        </m:r>
      </m:oMath>
      <w:ins w:id="18" w:author="PR Preview" w:date="2024-01-01T00:00:00Z">
        <w:r>
          <w:t xml:space="preserve"> </w:t>
        </w:r>
      </w:ins>
      <w:ins w:id="18" w:author="PR Preview" w:date="2024-01-01T00:00:00Z">
        <w:r>
          <w:t xml:space="preserve">have a greater risk of death. Individuals who drop out from the study or are otherwise lost to follow-up are censored (</w:t>
        </w:r>
      </w:ins>
      <m:oMath>
        <m:r>
          <m:t>C</m:t>
        </m:r>
        <m:r>
          <m:rPr>
            <m:sty m:val="p"/>
          </m:rPr>
          <m:t>=</m:t>
        </m:r>
        <m:r>
          <m:t>1</m:t>
        </m:r>
      </m:oMath>
      <w:ins w:id="18" w:author="PR Preview" w:date="2024-01-01T00:00:00Z">
        <w:r>
          <w:t xml:space="preserve">). Individuals with</w:t>
        </w:r>
      </w:ins>
      <w:ins w:id="18" w:author="PR Preview" w:date="2024-01-01T00:00:00Z">
        <w:r>
          <w:t xml:space="preserve"> </w:t>
        </w:r>
      </w:ins>
      <m:oMath>
        <m:r>
          <m:t>U</m:t>
        </m:r>
        <m:r>
          <m:rPr>
            <m:sty m:val="p"/>
          </m:rPr>
          <m:t>=</m:t>
        </m:r>
        <m:r>
          <m:t>1</m:t>
        </m:r>
      </m:oMath>
      <w:ins w:id="18" w:author="PR Preview" w:date="2024-01-01T00:00:00Z">
        <w:r>
          <w:t xml:space="preserve"> </w:t>
        </w:r>
      </w:ins>
      <w:ins w:id="18" w:author="PR Preview" w:date="2024-01-01T00:00:00Z">
        <w:r>
          <w:t xml:space="preserve">are more likely to be censored because the severity of their disease prevents them from participating. The effect of</w:t>
        </w:r>
      </w:ins>
      <w:ins w:id="18" w:author="PR Preview" w:date="2024-01-01T00:00:00Z">
        <w:r>
          <w:t xml:space="preserve"> </w:t>
        </w:r>
      </w:ins>
      <m:oMath>
        <m:r>
          <m:t>U</m:t>
        </m:r>
      </m:oMath>
      <w:ins w:id="18" w:author="PR Preview" w:date="2024-01-01T00:00:00Z">
        <w:r>
          <w:t xml:space="preserve"> </w:t>
        </w:r>
      </w:ins>
      <w:ins w:id="18" w:author="PR Preview" w:date="2024-01-01T00:00:00Z">
        <w:r>
          <w:t xml:space="preserve">on censoring</w:t>
        </w:r>
      </w:ins>
      <w:ins w:id="18" w:author="PR Preview" w:date="2024-01-01T00:00:00Z">
        <w:r>
          <w:t xml:space="preserve"> </w:t>
        </w:r>
      </w:ins>
      <m:oMath>
        <m:r>
          <m:t>C</m:t>
        </m:r>
      </m:oMath>
      <w:ins w:id="18" w:author="PR Preview" w:date="2024-01-01T00:00:00Z">
        <w:r>
          <w:t xml:space="preserve"> </w:t>
        </w:r>
      </w:ins>
      <w:ins w:id="18" w:author="PR Preview" w:date="2024-01-01T00:00:00Z">
        <w:r>
          <w:t xml:space="preserve">is mediated by symptoms (fever, weight loss, diarrhea), CD4 count, and viral load, all included in</w:t>
        </w:r>
      </w:ins>
      <w:ins w:id="18" w:author="PR Preview" w:date="2024-01-01T00:00:00Z">
        <w:r>
          <w:t xml:space="preserve"> </w:t>
        </w:r>
      </w:ins>
      <m:oMath>
        <m:r>
          <m:t>L</m:t>
        </m:r>
      </m:oMath>
      <w:ins w:id="18" w:author="PR Preview" w:date="2024-01-01T00:00:00Z">
        <w:r>
          <w:t xml:space="preserve">. Individuals receiving treatment are at a greater risk of experiencing side effects, which could lead them to drop out (arrow from</w:t>
        </w:r>
      </w:ins>
      <w:ins w:id="18" w:author="PR Preview" w:date="2024-01-01T00:00:00Z">
        <w:r>
          <w:t xml:space="preserve"> </w:t>
        </w:r>
      </w:ins>
      <m:oMath>
        <m:r>
          <m:t>A</m:t>
        </m:r>
      </m:oMath>
      <w:ins w:id="18" w:author="PR Preview" w:date="2024-01-01T00:00:00Z">
        <w:r>
          <w:t xml:space="preserve"> </w:t>
        </w:r>
      </w:ins>
      <w:ins w:id="18" w:author="PR Preview" w:date="2024-01-01T00:00:00Z">
        <w:r>
          <w:t xml:space="preserve">to</w:t>
        </w:r>
      </w:ins>
      <w:ins w:id="18" w:author="PR Preview" w:date="2024-01-01T00:00:00Z">
        <w:r>
          <w:t xml:space="preserve"> </w:t>
        </w:r>
      </w:ins>
      <m:oMath>
        <m:r>
          <m:t>C</m:t>
        </m:r>
      </m:oMath>
      <w:ins w:id="18" w:author="PR Preview" w:date="2024-01-01T00:00:00Z">
        <w:r>
          <w:t xml:space="preserve">). The square around</w:t>
        </w:r>
      </w:ins>
      <w:ins w:id="18" w:author="PR Preview" w:date="2024-01-01T00:00:00Z">
        <w:r>
          <w:t xml:space="preserve"> </w:t>
        </w:r>
      </w:ins>
      <m:oMath>
        <m:r>
          <m:t>C</m:t>
        </m:r>
      </m:oMath>
      <w:ins w:id="18" w:author="PR Preview" w:date="2024-01-01T00:00:00Z">
        <w:r>
          <w:t xml:space="preserve"> </w:t>
        </w:r>
      </w:ins>
      <w:ins w:id="18" w:author="PR Preview" w:date="2024-01-01T00:00:00Z">
        <w:r>
          <w:t xml:space="preserve">indicates that the analysis is restricted to individuals who remained uncensored (</w:t>
        </w:r>
      </w:ins>
      <m:oMath>
        <m:r>
          <m:t>C</m:t>
        </m:r>
        <m:r>
          <m:rPr>
            <m:sty m:val="p"/>
          </m:rPr>
          <m:t>=</m:t>
        </m:r>
        <m:r>
          <m:t>0</m:t>
        </m:r>
      </m:oMath>
      <w:ins w:id="18" w:author="PR Preview" w:date="2024-01-01T00:00:00Z">
        <w:r>
          <w:t xml:space="preserve">).</w:t>
        </w:r>
      </w:ins>
    </w:p>
    <w:p>
      <w:pPr>
        <w:pStyle w:val="BodyText"/>
      </w:pPr>
      <w:ins w:id="19" w:author="PR Preview" w:date="2024-01-01T00:00:00Z">
        <w:r>
          <w:t xml:space="preserve">According to the rules of d-separation, conditioning on the collider</w:t>
        </w:r>
      </w:ins>
      <w:ins w:id="19" w:author="PR Preview" w:date="2024-01-01T00:00:00Z">
        <w:r>
          <w:t xml:space="preserve"> </w:t>
        </w:r>
      </w:ins>
      <m:oMath>
        <m:r>
          <m:t>C</m:t>
        </m:r>
      </m:oMath>
      <w:ins w:id="19" w:author="PR Preview" w:date="2024-01-01T00:00:00Z">
        <w:r>
          <w:t xml:space="preserve"> </w:t>
        </w:r>
      </w:ins>
      <w:ins w:id="19" w:author="PR Preview" w:date="2024-01-01T00:00:00Z">
        <w:r>
          <w:t xml:space="preserve">opens the path</w:t>
        </w:r>
      </w:ins>
      <w:ins w:id="19" w:author="PR Preview" w:date="2024-01-01T00:00:00Z">
        <w:r>
          <w:t xml:space="preserve"> </w:t>
        </w:r>
      </w:ins>
      <m:oMath>
        <m:r>
          <m:t>A</m:t>
        </m:r>
        <m:r>
          <m:rPr>
            <m:sty m:val="p"/>
          </m:rPr>
          <m:t>→</m:t>
        </m:r>
        <m:r>
          <m:t>C</m:t>
        </m:r>
        <m:r>
          <m:rPr>
            <m:sty m:val="p"/>
          </m:rPr>
          <m:t>←</m:t>
        </m:r>
        <m:r>
          <m:t>L</m:t>
        </m:r>
        <m:r>
          <m:rPr>
            <m:sty m:val="p"/>
          </m:rPr>
          <m:t>←</m:t>
        </m:r>
        <m:r>
          <m:t>U</m:t>
        </m:r>
        <m:r>
          <m:rPr>
            <m:sty m:val="p"/>
          </m:rPr>
          <m:t>→</m:t>
        </m:r>
        <m:r>
          <m:t>Y</m:t>
        </m:r>
      </m:oMath>
      <w:ins w:id="19" w:author="PR Preview" w:date="2024-01-01T00:00:00Z">
        <w:r>
          <w:t xml:space="preserve"> </w:t>
        </w:r>
      </w:ins>
      <w:ins w:id="19" w:author="PR Preview" w:date="2024-01-01T00:00:00Z">
        <w:r>
          <w:t xml:space="preserve">and thus association flows from treatment</w:t>
        </w:r>
      </w:ins>
      <w:ins w:id="19" w:author="PR Preview" w:date="2024-01-01T00:00:00Z">
        <w:r>
          <w:t xml:space="preserve"> </w:t>
        </w:r>
      </w:ins>
      <m:oMath>
        <m:r>
          <m:t>A</m:t>
        </m:r>
      </m:oMath>
      <w:ins w:id="19" w:author="PR Preview" w:date="2024-01-01T00:00:00Z">
        <w:r>
          <w:t xml:space="preserve"> </w:t>
        </w:r>
      </w:ins>
      <w:ins w:id="19" w:author="PR Preview" w:date="2024-01-01T00:00:00Z">
        <w:r>
          <w:t xml:space="preserve">to outcome</w:t>
        </w:r>
      </w:ins>
      <w:ins w:id="19" w:author="PR Preview" w:date="2024-01-01T00:00:00Z">
        <w:r>
          <w:t xml:space="preserve"> </w:t>
        </w:r>
      </w:ins>
      <m:oMath>
        <m:r>
          <m:t>Y</m:t>
        </m:r>
      </m:oMath>
      <w:ins w:id="19" w:author="PR Preview" w:date="2024-01-01T00:00:00Z">
        <w:r>
          <w:t xml:space="preserve">, i.e., the associational risk ratio is not equal to 1 even though the causal risk ratio is equal to 1. The bias in Figure 8.3 is an example of selection bias that results from conditioning on censoring</w:t>
        </w:r>
      </w:ins>
      <w:ins w:id="19" w:author="PR Preview" w:date="2024-01-01T00:00:00Z">
        <w:r>
          <w:t xml:space="preserve"> </w:t>
        </w:r>
      </w:ins>
      <m:oMath>
        <m:r>
          <m:t>C</m:t>
        </m:r>
      </m:oMath>
      <w:ins w:id="19" w:author="PR Preview" w:date="2024-01-01T00:00:00Z">
        <w:r>
          <w:t xml:space="preserve">, which is a common effect of treatment</w:t>
        </w:r>
      </w:ins>
      <w:ins w:id="19" w:author="PR Preview" w:date="2024-01-01T00:00:00Z">
        <w:r>
          <w:t xml:space="preserve"> </w:t>
        </w:r>
      </w:ins>
      <m:oMath>
        <m:r>
          <m:t>A</m:t>
        </m:r>
      </m:oMath>
      <w:ins w:id="19" w:author="PR Preview" w:date="2024-01-01T00:00:00Z">
        <w:r>
          <w:t xml:space="preserve"> </w:t>
        </w:r>
      </w:ins>
      <w:ins w:id="19" w:author="PR Preview" w:date="2024-01-01T00:00:00Z">
        <w:r>
          <w:t xml:space="preserve">and of a cause</w:t>
        </w:r>
      </w:ins>
      <w:ins w:id="19" w:author="PR Preview" w:date="2024-01-01T00:00:00Z">
        <w:r>
          <w:t xml:space="preserve"> </w:t>
        </w:r>
      </w:ins>
      <m:oMath>
        <m:r>
          <m:t>U</m:t>
        </m:r>
      </m:oMath>
      <w:ins w:id="19" w:author="PR Preview" w:date="2024-01-01T00:00:00Z">
        <w:r>
          <w:t xml:space="preserve"> </w:t>
        </w:r>
      </w:ins>
      <w:ins w:id="19" w:author="PR Preview" w:date="2024-01-01T00:00:00Z">
        <w:r>
          <w:t xml:space="preserve">of the outcome</w:t>
        </w:r>
      </w:ins>
      <w:ins w:id="19" w:author="PR Preview" w:date="2024-01-01T00:00:00Z">
        <w:r>
          <w:t xml:space="preserve"> </w:t>
        </w:r>
      </w:ins>
      <m:oMath>
        <m:r>
          <m:t>Y</m:t>
        </m:r>
      </m:oMath>
      <w:ins w:id="19" w:author="PR Preview" w:date="2024-01-01T00:00:00Z">
        <w:r>
          <w:t xml:space="preserve">, rather than a common effect of treatment and outcome.</w:t>
        </w:r>
      </w:ins>
    </w:p>
    <w:p>
      <w:pPr>
        <w:pStyle w:val="BodyText"/>
      </w:pPr>
      <w:ins w:id="20" w:author="PR Preview" w:date="2024-01-01T00:00:00Z">
        <w:r>
          <w:t xml:space="preserve">Figures 8.4–8.6 present additional causal diagrams that could lead to selection bias by differential loss to follow-up:</w:t>
        </w:r>
      </w:ins>
    </w:p>
    <w:p>
      <w:pPr>
        <w:pStyle w:val="Compact"/>
        <w:numPr>
          <w:ilvl w:val="0"/>
          <w:numId w:val="1002"/>
        </w:numPr>
      </w:pPr>
      <w:ins w:id="21" w:author="PR Preview" w:date="2024-01-01T00:00:00Z">
        <w:r>
          <w:rPr>
            <w:b/>
            <w:bCs/>
          </w:rPr>
          <w:t xml:space="preserve">Figure 8.4</w:t>
        </w:r>
      </w:ins>
      <w:ins w:id="21" w:author="PR Preview" w:date="2024-01-01T00:00:00Z">
        <w:r>
          <w:t xml:space="preserve">: Prior treatment</w:t>
        </w:r>
      </w:ins>
      <w:ins w:id="21" w:author="PR Preview" w:date="2024-01-01T00:00:00Z">
        <w:r>
          <w:t xml:space="preserve"> </w:t>
        </w:r>
      </w:ins>
      <m:oMath>
        <m:r>
          <m:t>A</m:t>
        </m:r>
      </m:oMath>
      <w:ins w:id="21" w:author="PR Preview" w:date="2024-01-01T00:00:00Z">
        <w:r>
          <w:t xml:space="preserve"> </w:t>
        </w:r>
      </w:ins>
      <w:ins w:id="21" w:author="PR Preview" w:date="2024-01-01T00:00:00Z">
        <w:r>
          <w:t xml:space="preserve">has a direct effect on symptoms</w:t>
        </w:r>
      </w:ins>
      <w:ins w:id="21" w:author="PR Preview" w:date="2024-01-01T00:00:00Z">
        <w:r>
          <w:t xml:space="preserve"> </w:t>
        </w:r>
      </w:ins>
      <m:oMath>
        <m:r>
          <m:t>L</m:t>
        </m:r>
      </m:oMath>
      <w:ins w:id="21" w:author="PR Preview" w:date="2024-01-01T00:00:00Z">
        <w:r>
          <w:t xml:space="preserve">. Restricting to uncensored individuals implies conditioning on the common effect</w:t>
        </w:r>
      </w:ins>
      <w:ins w:id="21" w:author="PR Preview" w:date="2024-01-01T00:00:00Z">
        <w:r>
          <w:t xml:space="preserve"> </w:t>
        </w:r>
      </w:ins>
      <m:oMath>
        <m:r>
          <m:t>C</m:t>
        </m:r>
      </m:oMath>
      <w:ins w:id="21" w:author="PR Preview" w:date="2024-01-01T00:00:00Z">
        <w:r>
          <w:t xml:space="preserve"> </w:t>
        </w:r>
      </w:ins>
      <w:ins w:id="21" w:author="PR Preview" w:date="2024-01-01T00:00:00Z">
        <w:r>
          <w:t xml:space="preserve">of</w:t>
        </w:r>
      </w:ins>
      <w:ins w:id="21" w:author="PR Preview" w:date="2024-01-01T00:00:00Z">
        <w:r>
          <w:t xml:space="preserve"> </w:t>
        </w:r>
      </w:ins>
      <m:oMath>
        <m:r>
          <m:t>A</m:t>
        </m:r>
      </m:oMath>
      <w:ins w:id="21" w:author="PR Preview" w:date="2024-01-01T00:00:00Z">
        <w:r>
          <w:t xml:space="preserve"> </w:t>
        </w:r>
      </w:ins>
      <w:ins w:id="21" w:author="PR Preview" w:date="2024-01-01T00:00:00Z">
        <w:r>
          <w:t xml:space="preserve">and</w:t>
        </w:r>
      </w:ins>
      <w:ins w:id="21" w:author="PR Preview" w:date="2024-01-01T00:00:00Z">
        <w:r>
          <w:t xml:space="preserve"> </w:t>
        </w:r>
      </w:ins>
      <m:oMath>
        <m:r>
          <m:t>U</m:t>
        </m:r>
      </m:oMath>
      <w:ins w:id="21" w:author="PR Preview" w:date="2024-01-01T00:00:00Z">
        <w:r>
          <w:t xml:space="preserve">, introducing an association between treatment and outcome.</w:t>
        </w:r>
      </w:ins>
    </w:p>
    <w:p>
      <w:pPr>
        <w:pStyle w:val="Compact"/>
        <w:numPr>
          <w:ilvl w:val="0"/>
          <w:numId w:val="1002"/>
        </w:numPr>
      </w:pPr>
      <w:ins w:id="22" w:author="PR Preview" w:date="2024-01-01T00:00:00Z">
        <w:r>
          <w:rPr>
            <w:b/>
            <w:bCs/>
          </w:rPr>
          <w:t xml:space="preserve">Figures 8.5 and 8.6</w:t>
        </w:r>
      </w:ins>
      <w:ins w:id="22" w:author="PR Preview" w:date="2024-01-01T00:00:00Z">
        <w:r>
          <w:t xml:space="preserve">: Variations of Figures 8.3 and 8.4 that include a common cause</w:t>
        </w:r>
      </w:ins>
      <w:ins w:id="22" w:author="PR Preview" w:date="2024-01-01T00:00:00Z">
        <w:r>
          <w:t xml:space="preserve"> </w:t>
        </w:r>
      </w:ins>
      <m:oMath>
        <m:r>
          <m:t>W</m:t>
        </m:r>
      </m:oMath>
      <w:ins w:id="22" w:author="PR Preview" w:date="2024-01-01T00:00:00Z">
        <w:r>
          <w:t xml:space="preserve"> </w:t>
        </w:r>
      </w:ins>
      <w:ins w:id="22" w:author="PR Preview" w:date="2024-01-01T00:00:00Z">
        <w:r>
          <w:t xml:space="preserve">of</w:t>
        </w:r>
      </w:ins>
      <w:ins w:id="22" w:author="PR Preview" w:date="2024-01-01T00:00:00Z">
        <w:r>
          <w:t xml:space="preserve"> </w:t>
        </w:r>
      </w:ins>
      <m:oMath>
        <m:r>
          <m:t>A</m:t>
        </m:r>
      </m:oMath>
      <w:ins w:id="22" w:author="PR Preview" w:date="2024-01-01T00:00:00Z">
        <w:r>
          <w:t xml:space="preserve"> </w:t>
        </w:r>
      </w:ins>
      <w:ins w:id="22" w:author="PR Preview" w:date="2024-01-01T00:00:00Z">
        <w:r>
          <w:t xml:space="preserve">and another measured variable.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p>
          <w:bookmarkEnd w:id="11"/>
        </w:tc>
      </w:tr>
    </w:tbl>
    <w:p>
      <w:pPr>
        <w:pStyle w:val="BodyText"/>
      </w:pPr>
      <w:ins w:id="23" w:author="PR Preview" w:date="2024-01-01T00:00:00Z">
        <w:r>
          <w:t xml:space="preserve">Causal structures that result in bias under the null also cause bias when the treatment has a non-null effect. Both confounding (due to common causes) and selection bias (due to conditioning on common effects) are examples of bias under the null.</w:t>
        </w:r>
      </w:ins>
    </w:p>
    <w:p>
      <w:pPr>
        <w:pStyle w:val="BodyText"/>
      </w:pPr>
      <w:ins w:id="24" w:author="PR Preview" w:date="2024-01-01T00:00:00Z">
        <w:r>
          <w:t xml:space="preserve">An important difference between confounding and selection bias: randomization protects against confounding, but not against selection bias when the selection occurs after the randomization.</w:t>
        </w:r>
      </w:ins>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ins w:id="27" w:author="PR Preview" w:date="2024-01-01T00:00:00Z">
        <w:r>
          <w:t xml:space="preserve">The causal diagrams in Figures 8.3–8.6 can represent several types of selection bias:</w:t>
        </w:r>
      </w:ins>
    </w:p>
    <w:p>
      <w:pPr>
        <w:numPr>
          <w:ilvl w:val="0"/>
          <w:numId w:val="1003"/>
        </w:numPr>
      </w:pPr>
      <w:ins w:id="28" w:author="PR Preview" w:date="2024-01-01T00:00:00Z">
        <w:r>
          <w:rPr>
            <w:b/>
            <w:bCs/>
          </w:rPr>
          <w:t xml:space="preserve">Differential loss to follow-up</w:t>
        </w:r>
      </w:ins>
      <w:ins w:id="28" w:author="PR Preview" w:date="2024-01-01T00:00:00Z">
        <w:r>
          <w:t xml:space="preserve"> </w:t>
        </w:r>
      </w:ins>
      <w:ins w:id="28" w:author="PR Preview" w:date="2024-01-01T00:00:00Z">
        <w:r>
          <w:t xml:space="preserve">(also called bias due to informative censoring): The variable</w:t>
        </w:r>
      </w:ins>
      <w:ins w:id="28" w:author="PR Preview" w:date="2024-01-01T00:00:00Z">
        <w:r>
          <w:t xml:space="preserve"> </w:t>
        </w:r>
      </w:ins>
      <m:oMath>
        <m:r>
          <m:t>C</m:t>
        </m:r>
      </m:oMath>
      <w:ins w:id="28" w:author="PR Preview" w:date="2024-01-01T00:00:00Z">
        <w:r>
          <w:t xml:space="preserve"> </w:t>
        </w:r>
      </w:ins>
      <w:ins w:id="28" w:author="PR Preview" w:date="2024-01-01T00:00:00Z">
        <w:r>
          <w:t xml:space="preserve">in Figures 8.3–8.6 represents censoring, and the bias is precisely as described in the previous section.</w:t>
        </w:r>
      </w:ins>
    </w:p>
    <w:p>
      <w:pPr>
        <w:numPr>
          <w:ilvl w:val="0"/>
          <w:numId w:val="1003"/>
        </w:numPr>
      </w:pPr>
      <w:ins w:id="29" w:author="PR Preview" w:date="2024-01-01T00:00:00Z">
        <w:r>
          <w:rPr>
            <w:b/>
            <w:bCs/>
          </w:rPr>
          <w:t xml:space="preserve">Missing data bias, nonresponse bias</w:t>
        </w:r>
      </w:ins>
      <w:ins w:id="29" w:author="PR Preview" w:date="2024-01-01T00:00:00Z">
        <w:r>
          <w:t xml:space="preserve">: The variable</w:t>
        </w:r>
      </w:ins>
      <w:ins w:id="29" w:author="PR Preview" w:date="2024-01-01T00:00:00Z">
        <w:r>
          <w:t xml:space="preserve"> </w:t>
        </w:r>
      </w:ins>
      <m:oMath>
        <m:r>
          <m:t>C</m:t>
        </m:r>
      </m:oMath>
      <w:ins w:id="29" w:author="PR Preview" w:date="2024-01-01T00:00:00Z">
        <w:r>
          <w:t xml:space="preserve"> </w:t>
        </w:r>
      </w:ins>
      <w:ins w:id="29" w:author="PR Preview" w:date="2024-01-01T00:00:00Z">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w:ins>
      <m:oMath>
        <m:r>
          <m:t>C</m:t>
        </m:r>
        <m:r>
          <m:rPr>
            <m:sty m:val="p"/>
          </m:rPr>
          <m:t>=</m:t>
        </m:r>
        <m:r>
          <m:t>0</m:t>
        </m:r>
      </m:oMath>
      <w:ins w:id="29" w:author="PR Preview" w:date="2024-01-01T00:00:00Z">
        <w:r>
          <w:t xml:space="preserve">) may result in bias.</w:t>
        </w:r>
      </w:ins>
    </w:p>
    <w:p>
      <w:pPr>
        <w:numPr>
          <w:ilvl w:val="0"/>
          <w:numId w:val="1003"/>
        </w:numPr>
      </w:pPr>
      <w:ins w:id="30" w:author="PR Preview" w:date="2024-01-01T00:00:00Z">
        <w:r>
          <w:rPr>
            <w:b/>
            <w:bCs/>
          </w:rPr>
          <w:t xml:space="preserve">Healthy worker bias</w:t>
        </w:r>
      </w:ins>
      <w:ins w:id="30" w:author="PR Preview" w:date="2024-01-01T00:00:00Z">
        <w:r>
          <w:t xml:space="preserve">: Figures 8.3–8.6 can also describe a bias that arises when estimating the effect of an occupational exposure</w:t>
        </w:r>
      </w:ins>
      <w:ins w:id="30" w:author="PR Preview" w:date="2024-01-01T00:00:00Z">
        <w:r>
          <w:t xml:space="preserve"> </w:t>
        </w:r>
      </w:ins>
      <m:oMath>
        <m:r>
          <m:t>A</m:t>
        </m:r>
      </m:oMath>
      <w:ins w:id="30" w:author="PR Preview" w:date="2024-01-01T00:00:00Z">
        <w:r>
          <w:t xml:space="preserve"> </w:t>
        </w:r>
      </w:ins>
      <w:ins w:id="30" w:author="PR Preview" w:date="2024-01-01T00:00:00Z">
        <w:r>
          <w:t xml:space="preserve">(e.g., a chemical) on mortality</w:t>
        </w:r>
      </w:ins>
      <w:ins w:id="30" w:author="PR Preview" w:date="2024-01-01T00:00:00Z">
        <w:r>
          <w:t xml:space="preserve"> </w:t>
        </w:r>
      </w:ins>
      <m:oMath>
        <m:r>
          <m:t>Y</m:t>
        </m:r>
      </m:oMath>
      <w:ins w:id="30" w:author="PR Preview" w:date="2024-01-01T00:00:00Z">
        <w:r>
          <w:t xml:space="preserve"> </w:t>
        </w:r>
      </w:ins>
      <w:ins w:id="30" w:author="PR Preview" w:date="2024-01-01T00:00:00Z">
        <w:r>
          <w:t xml:space="preserve">in a cohort of factory workers. The underlying unmeasured true health status</w:t>
        </w:r>
      </w:ins>
      <w:ins w:id="30" w:author="PR Preview" w:date="2024-01-01T00:00:00Z">
        <w:r>
          <w:t xml:space="preserve"> </w:t>
        </w:r>
      </w:ins>
      <m:oMath>
        <m:r>
          <m:t>U</m:t>
        </m:r>
      </m:oMath>
      <w:ins w:id="30" w:author="PR Preview" w:date="2024-01-01T00:00:00Z">
        <w:r>
          <w:t xml:space="preserve"> </w:t>
        </w:r>
      </w:ins>
      <w:ins w:id="30" w:author="PR Preview" w:date="2024-01-01T00:00:00Z">
        <w:r>
          <w:t xml:space="preserve">is a determinant of both death</w:t>
        </w:r>
      </w:ins>
      <w:ins w:id="30" w:author="PR Preview" w:date="2024-01-01T00:00:00Z">
        <w:r>
          <w:t xml:space="preserve"> </w:t>
        </w:r>
      </w:ins>
      <m:oMath>
        <m:r>
          <m:t>Y</m:t>
        </m:r>
      </m:oMath>
      <w:ins w:id="30" w:author="PR Preview" w:date="2024-01-01T00:00:00Z">
        <w:r>
          <w:t xml:space="preserve"> </w:t>
        </w:r>
      </w:ins>
      <w:ins w:id="30" w:author="PR Preview" w:date="2024-01-01T00:00:00Z">
        <w:r>
          <w:t xml:space="preserve">and of being at work</w:t>
        </w:r>
      </w:ins>
      <w:ins w:id="30" w:author="PR Preview" w:date="2024-01-01T00:00:00Z">
        <w:r>
          <w:t xml:space="preserve"> </w:t>
        </w:r>
      </w:ins>
      <m:oMath>
        <m:r>
          <m:t>C</m:t>
        </m:r>
      </m:oMath>
      <w:ins w:id="30" w:author="PR Preview" w:date="2024-01-01T00:00:00Z">
        <w:r>
          <w:t xml:space="preserve"> </w:t>
        </w:r>
      </w:ins>
      <w:ins w:id="30" w:author="PR Preview" w:date="2024-01-01T00:00:00Z">
        <w:r>
          <w:t xml:space="preserve">(1: not at work, 0: at work). The study is restricted to individuals who are at work (</w:t>
        </w:r>
      </w:ins>
      <m:oMath>
        <m:r>
          <m:t>C</m:t>
        </m:r>
        <m:r>
          <m:rPr>
            <m:sty m:val="p"/>
          </m:rPr>
          <m:t>=</m:t>
        </m:r>
        <m:r>
          <m:t>0</m:t>
        </m:r>
      </m:oMath>
      <w:ins w:id="30" w:author="PR Preview" w:date="2024-01-01T00:00:00Z">
        <w:r>
          <w:t xml:space="preserve">) at the time of outcome ascertainment. Being exposed to the chemical reduces the probability of being at work in the near future, either directly (e.g., exposure can cause disabling asthma) like in Figures 8.3 and 8.4, or through a common cause</w:t>
        </w:r>
      </w:ins>
      <w:ins w:id="30" w:author="PR Preview" w:date="2024-01-01T00:00:00Z">
        <w:r>
          <w:t xml:space="preserve"> </w:t>
        </w:r>
      </w:ins>
      <m:oMath>
        <m:r>
          <m:t>W</m:t>
        </m:r>
      </m:oMath>
      <w:ins w:id="30" w:author="PR Preview" w:date="2024-01-01T00:00:00Z">
        <w:r>
          <w:t xml:space="preserve"> </w:t>
        </w:r>
      </w:ins>
      <w:ins w:id="30" w:author="PR Preview" w:date="2024-01-01T00:00:00Z">
        <w:r>
          <w:t xml:space="preserve">like in Figures 8.5 and 8.6.</w:t>
        </w:r>
      </w:ins>
    </w:p>
    <w:p>
      <w:pPr>
        <w:numPr>
          <w:ilvl w:val="0"/>
          <w:numId w:val="1003"/>
        </w:numPr>
      </w:pPr>
      <w:ins w:id="31" w:author="PR Preview" w:date="2024-01-01T00:00:00Z">
        <w:r>
          <w:rPr>
            <w:b/>
            <w:bCs/>
          </w:rPr>
          <w:t xml:space="preserve">Self-selection bias, volunteer bias</w:t>
        </w:r>
      </w:ins>
      <w:ins w:id="31" w:author="PR Preview" w:date="2024-01-01T00:00:00Z">
        <w:r>
          <w:t xml:space="preserve">: Figures 8.3–8.6 can also represent a study in which</w:t>
        </w:r>
      </w:ins>
      <w:ins w:id="31" w:author="PR Preview" w:date="2024-01-01T00:00:00Z">
        <w:r>
          <w:t xml:space="preserve"> </w:t>
        </w:r>
      </w:ins>
      <m:oMath>
        <m:r>
          <m:t>C</m:t>
        </m:r>
      </m:oMath>
      <w:ins w:id="31" w:author="PR Preview" w:date="2024-01-01T00:00:00Z">
        <w:r>
          <w:t xml:space="preserve"> </w:t>
        </w:r>
      </w:ins>
      <w:ins w:id="31" w:author="PR Preview" w:date="2024-01-01T00:00:00Z">
        <w:r>
          <w:t xml:space="preserve">is agreement to participate (1: no, 0: yes),</w:t>
        </w:r>
      </w:ins>
      <w:ins w:id="31" w:author="PR Preview" w:date="2024-01-01T00:00:00Z">
        <w:r>
          <w:t xml:space="preserve"> </w:t>
        </w:r>
      </w:ins>
      <m:oMath>
        <m:r>
          <m:t>A</m:t>
        </m:r>
      </m:oMath>
      <w:ins w:id="31" w:author="PR Preview" w:date="2024-01-01T00:00:00Z">
        <w:r>
          <w:t xml:space="preserve"> </w:t>
        </w:r>
      </w:ins>
      <w:ins w:id="31" w:author="PR Preview" w:date="2024-01-01T00:00:00Z">
        <w:r>
          <w:t xml:space="preserve">is cigarette smoking,</w:t>
        </w:r>
      </w:ins>
      <w:ins w:id="31" w:author="PR Preview" w:date="2024-01-01T00:00:00Z">
        <w:r>
          <w:t xml:space="preserve"> </w:t>
        </w:r>
      </w:ins>
      <m:oMath>
        <m:r>
          <m:t>Y</m:t>
        </m:r>
      </m:oMath>
      <w:ins w:id="31" w:author="PR Preview" w:date="2024-01-01T00:00:00Z">
        <w:r>
          <w:t xml:space="preserve"> </w:t>
        </w:r>
      </w:ins>
      <w:ins w:id="31" w:author="PR Preview" w:date="2024-01-01T00:00:00Z">
        <w:r>
          <w:t xml:space="preserve">is coronary heart disease,</w:t>
        </w:r>
      </w:ins>
      <w:ins w:id="31" w:author="PR Preview" w:date="2024-01-01T00:00:00Z">
        <w:r>
          <w:t xml:space="preserve"> </w:t>
        </w:r>
      </w:ins>
      <m:oMath>
        <m:r>
          <m:t>U</m:t>
        </m:r>
      </m:oMath>
      <w:ins w:id="31" w:author="PR Preview" w:date="2024-01-01T00:00:00Z">
        <w:r>
          <w:t xml:space="preserve"> </w:t>
        </w:r>
      </w:ins>
      <w:ins w:id="31" w:author="PR Preview" w:date="2024-01-01T00:00:00Z">
        <w:r>
          <w:t xml:space="preserve">is family history of heart disease, and</w:t>
        </w:r>
      </w:ins>
      <w:ins w:id="31" w:author="PR Preview" w:date="2024-01-01T00:00:00Z">
        <w:r>
          <w:t xml:space="preserve"> </w:t>
        </w:r>
      </w:ins>
      <m:oMath>
        <m:r>
          <m:t>W</m:t>
        </m:r>
      </m:oMath>
      <w:ins w:id="31" w:author="PR Preview" w:date="2024-01-01T00:00:00Z">
        <w:r>
          <w:t xml:space="preserve"> </w:t>
        </w:r>
      </w:ins>
      <w:ins w:id="31" w:author="PR Preview" w:date="2024-01-01T00:00:00Z">
        <w:r>
          <w:t xml:space="preserve">is healthy lifestyle. Under any of these structures, selection bias may be present if the study is restricted to those who volunteered or elected to participate (</w:t>
        </w:r>
      </w:ins>
      <m:oMath>
        <m:r>
          <m:t>C</m:t>
        </m:r>
        <m:r>
          <m:rPr>
            <m:sty m:val="p"/>
          </m:rPr>
          <m:t>=</m:t>
        </m:r>
        <m:r>
          <m:t>0</m:t>
        </m:r>
      </m:oMath>
      <w:ins w:id="31" w:author="PR Preview" w:date="2024-01-01T00:00:00Z">
        <w:r>
          <w:t xml:space="preserve">).</w:t>
        </w:r>
      </w:ins>
    </w:p>
    <w:p>
      <w:pPr>
        <w:numPr>
          <w:ilvl w:val="0"/>
          <w:numId w:val="1003"/>
        </w:numPr>
      </w:pPr>
      <w:ins w:id="32" w:author="PR Preview" w:date="2024-01-01T00:00:00Z">
        <w:r>
          <w:rPr>
            <w:b/>
            <w:bCs/>
          </w:rPr>
          <w:t xml:space="preserve">Selection affected by treatment received before study entry</w:t>
        </w:r>
      </w:ins>
      <w:ins w:id="32" w:author="PR Preview" w:date="2024-01-01T00:00:00Z">
        <w:r>
          <w:t xml:space="preserve">: If treatment</w:t>
        </w:r>
      </w:ins>
      <w:ins w:id="32" w:author="PR Preview" w:date="2024-01-01T00:00:00Z">
        <w:r>
          <w:t xml:space="preserve"> </w:t>
        </w:r>
      </w:ins>
      <m:oMath>
        <m:r>
          <m:t>A</m:t>
        </m:r>
      </m:oMath>
      <w:ins w:id="32" w:author="PR Preview" w:date="2024-01-01T00:00:00Z">
        <w:r>
          <w:t xml:space="preserve"> </w:t>
        </w:r>
      </w:ins>
      <w:ins w:id="32" w:author="PR Preview" w:date="2024-01-01T00:00:00Z">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ins>
    </w:p>
    <w:p>
      <w:pPr>
        <w:pStyle w:val="FirstParagraph"/>
      </w:pPr>
      <w:ins w:id="33" w:author="PR Preview" w:date="2024-01-01T00:00:00Z">
        <w:r>
          <w:t xml:space="preserve">These examples show that selection bias may occur in retrospective studies—those in which data on treatment</w:t>
        </w:r>
      </w:ins>
      <w:ins w:id="33" w:author="PR Preview" w:date="2024-01-01T00:00:00Z">
        <w:r>
          <w:t xml:space="preserve"> </w:t>
        </w:r>
      </w:ins>
      <m:oMath>
        <m:r>
          <m:t>A</m:t>
        </m:r>
      </m:oMath>
      <w:ins w:id="33" w:author="PR Preview" w:date="2024-01-01T00:00:00Z">
        <w:r>
          <w:t xml:space="preserve"> </w:t>
        </w:r>
      </w:ins>
      <w:ins w:id="33" w:author="PR Preview" w:date="2024-01-01T00:00:00Z">
        <w:r>
          <w:t xml:space="preserve">are collected after the outcome</w:t>
        </w:r>
      </w:ins>
      <w:ins w:id="33" w:author="PR Preview" w:date="2024-01-01T00:00:00Z">
        <w:r>
          <w:t xml:space="preserve"> </w:t>
        </w:r>
      </w:ins>
      <m:oMath>
        <m:r>
          <m:t>Y</m:t>
        </m:r>
      </m:oMath>
      <w:ins w:id="33" w:author="PR Preview" w:date="2024-01-01T00:00:00Z">
        <w:r>
          <w:t xml:space="preserve"> </w:t>
        </w:r>
      </w:ins>
      <w:ins w:id="33" w:author="PR Preview" w:date="2024-01-01T00:00:00Z">
        <w:r>
          <w:t xml:space="preserve">occurs—and in prospective studies—those in which data on treatment</w:t>
        </w:r>
      </w:ins>
      <w:ins w:id="33" w:author="PR Preview" w:date="2024-01-01T00:00:00Z">
        <w:r>
          <w:t xml:space="preserve"> </w:t>
        </w:r>
      </w:ins>
      <m:oMath>
        <m:r>
          <m:t>A</m:t>
        </m:r>
      </m:oMath>
      <w:ins w:id="33" w:author="PR Preview" w:date="2024-01-01T00:00:00Z">
        <w:r>
          <w:t xml:space="preserve"> </w:t>
        </w:r>
      </w:ins>
      <w:ins w:id="33" w:author="PR Preview" w:date="2024-01-01T00:00:00Z">
        <w:r>
          <w:t xml:space="preserve">are collected before the outcome</w:t>
        </w:r>
      </w:ins>
      <w:ins w:id="33" w:author="PR Preview" w:date="2024-01-01T00:00:00Z">
        <w:r>
          <w:t xml:space="preserve"> </w:t>
        </w:r>
      </w:ins>
      <m:oMath>
        <m:r>
          <m:t>Y</m:t>
        </m:r>
      </m:oMath>
      <w:ins w:id="33" w:author="PR Preview" w:date="2024-01-01T00:00:00Z">
        <w:r>
          <w:t xml:space="preserve"> </w:t>
        </w:r>
      </w:ins>
      <w:ins w:id="33" w:author="PR Preview" w:date="2024-01-01T00:00:00Z">
        <w:r>
          <w:t xml:space="preserve">occurs. Further, selection bias may occur both in observational studies and in randomized experiments (when selection happens after randomization).</w:t>
        </w:r>
      </w:ins>
    </w:p>
    <w:p>
      <w:pPr>
        <w:pStyle w:val="BodyText"/>
      </w:pPr>
      <w:ins w:id="34" w:author="PR Preview" w:date="2024-01-01T00:00:00Z">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w:ins>
      <m:oMath>
        <m:r>
          <m:t>C</m:t>
        </m:r>
        <m:r>
          <m:rPr>
            <m:sty m:val="p"/>
          </m:rPr>
          <m:t>=</m:t>
        </m:r>
        <m:r>
          <m:t>0</m:t>
        </m:r>
      </m:oMath>
      <w:ins w:id="34" w:author="PR Preview" w:date="2024-01-01T00:00:00Z">
        <w:r>
          <w:t xml:space="preserve">). Thus none of Figures 8.3–8.6 can represent volunteer bias in a randomized trial.</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ins w:id="37" w:author="PR Preview" w:date="2024-01-01T00:00:00Z">
        <w:r>
          <w:t xml:space="preserve">In the previous chapter and in this chapter, we described two reasons why the treated and the untreated may not be exchangeable:</w:t>
        </w:r>
      </w:ins>
    </w:p>
    <w:p>
      <w:pPr>
        <w:pStyle w:val="Compact"/>
        <w:numPr>
          <w:ilvl w:val="0"/>
          <w:numId w:val="1004"/>
        </w:numPr>
      </w:pPr>
      <w:ins w:id="38" w:author="PR Preview" w:date="2024-01-01T00:00:00Z">
        <w:r>
          <w:t xml:space="preserve">The presence of</w:t>
        </w:r>
      </w:ins>
      <w:ins w:id="38" w:author="PR Preview" w:date="2024-01-01T00:00:00Z">
        <w:r>
          <w:t xml:space="preserve"> </w:t>
        </w:r>
      </w:ins>
      <w:ins w:id="38" w:author="PR Preview" w:date="2024-01-01T00:00:00Z">
        <w:r>
          <w:rPr>
            <w:b/>
            <w:bCs/>
          </w:rPr>
          <w:t xml:space="preserve">common causes</w:t>
        </w:r>
      </w:ins>
      <w:ins w:id="38" w:author="PR Preview" w:date="2024-01-01T00:00:00Z">
        <w:r>
          <w:t xml:space="preserve"> </w:t>
        </w:r>
      </w:ins>
      <w:ins w:id="38" w:author="PR Preview" w:date="2024-01-01T00:00:00Z">
        <w:r>
          <w:t xml:space="preserve">of treatment and outcome (confounding)</w:t>
        </w:r>
      </w:ins>
    </w:p>
    <w:p>
      <w:pPr>
        <w:pStyle w:val="Compact"/>
        <w:numPr>
          <w:ilvl w:val="0"/>
          <w:numId w:val="1004"/>
        </w:numPr>
      </w:pPr>
      <w:ins w:id="39" w:author="PR Preview" w:date="2024-01-01T00:00:00Z">
        <w:r>
          <w:rPr>
            <w:b/>
            <w:bCs/>
          </w:rPr>
          <w:t xml:space="preserve">Conditioning on common effects</w:t>
        </w:r>
      </w:ins>
      <w:ins w:id="39" w:author="PR Preview" w:date="2024-01-01T00:00:00Z">
        <w:r>
          <w:t xml:space="preserve"> </w:t>
        </w:r>
      </w:ins>
      <w:ins w:id="39" w:author="PR Preview" w:date="2024-01-01T00:00:00Z">
        <w:r>
          <w:t xml:space="preserve">of treatment and outcome or causes of them (selection bias)</w:t>
        </w:r>
      </w:ins>
    </w:p>
    <w:p>
      <w:pPr>
        <w:pStyle w:val="FirstParagraph"/>
      </w:pPr>
      <w:ins w:id="40" w:author="PR Preview" w:date="2024-01-01T00:00:00Z">
        <w:r>
          <w:t xml:space="preserve">This structural definition provides a clear-cut classification, even though it might not coincide perfectly with the traditional terminology of some disciplines.</w:t>
        </w:r>
      </w:ins>
    </w:p>
    <w:bookmarkStart w:id="18" w:name="the-firefighter-example"/>
    <w:p>
      <w:pPr>
        <w:pStyle w:val="Heading3"/>
      </w:pPr>
      <w:ins w:id="41" w:author="PR Preview" w:date="2024-01-01T00:00:00Z">
        <w:r>
          <w:t xml:space="preserve">3.1 The Firefighter Example</w:t>
        </w:r>
      </w:ins>
    </w:p>
    <w:p>
      <w:pPr>
        <w:pStyle w:val="FirstParagraph"/>
      </w:pPr>
      <w:ins w:id="42" w:author="PR Preview" w:date="2024-01-01T00:00:00Z">
        <w:r>
          <w:t xml:space="preserve">Consider a study restricted to firefighters that aims to estimate the causal effect of being physically active</w:t>
        </w:r>
      </w:ins>
      <w:ins w:id="42" w:author="PR Preview" w:date="2024-01-01T00:00:00Z">
        <w:r>
          <w:t xml:space="preserve"> </w:t>
        </w:r>
      </w:ins>
      <m:oMath>
        <m:r>
          <m:t>A</m:t>
        </m:r>
      </m:oMath>
      <w:ins w:id="42" w:author="PR Preview" w:date="2024-01-01T00:00:00Z">
        <w:r>
          <w:t xml:space="preserve"> </w:t>
        </w:r>
      </w:ins>
      <w:ins w:id="42" w:author="PR Preview" w:date="2024-01-01T00:00:00Z">
        <w:r>
          <w:t xml:space="preserve">on the risk of heart disease</w:t>
        </w:r>
      </w:ins>
      <w:ins w:id="42" w:author="PR Preview" w:date="2024-01-01T00:00:00Z">
        <w:r>
          <w:t xml:space="preserve"> </w:t>
        </w:r>
      </w:ins>
      <m:oMath>
        <m:r>
          <m:t>Y</m:t>
        </m:r>
      </m:oMath>
      <w:ins w:id="42" w:author="PR Preview" w:date="2024-01-01T00:00:00Z">
        <w:r>
          <w:t xml:space="preserve"> </w:t>
        </w:r>
      </w:ins>
      <w:ins w:id="42" w:author="PR Preview" w:date="2024-01-01T00:00:00Z">
        <w:r>
          <w:t xml:space="preserve">(Figure 8.7). For simplicity, assume that</w:t>
        </w:r>
      </w:ins>
      <w:ins w:id="42" w:author="PR Preview" w:date="2024-01-01T00:00:00Z">
        <w:r>
          <w:t xml:space="preserve"> </w:t>
        </w:r>
      </w:ins>
      <m:oMath>
        <m:r>
          <m:t>A</m:t>
        </m:r>
      </m:oMath>
      <w:ins w:id="42" w:author="PR Preview" w:date="2024-01-01T00:00:00Z">
        <w:r>
          <w:t xml:space="preserve"> </w:t>
        </w:r>
      </w:ins>
      <w:ins w:id="42" w:author="PR Preview" w:date="2024-01-01T00:00:00Z">
        <w:r>
          <w:t xml:space="preserve">does not cause</w:t>
        </w:r>
      </w:ins>
      <w:ins w:id="42" w:author="PR Preview" w:date="2024-01-01T00:00:00Z">
        <w:r>
          <w:t xml:space="preserve"> </w:t>
        </w:r>
      </w:ins>
      <m:oMath>
        <m:r>
          <m:t>Y</m:t>
        </m:r>
      </m:oMath>
      <w:ins w:id="42" w:author="PR Preview" w:date="2024-01-01T00:00:00Z">
        <w:r>
          <w:t xml:space="preserve">. Parental socioeconomic status</w:t>
        </w:r>
      </w:ins>
      <w:ins w:id="42" w:author="PR Preview" w:date="2024-01-01T00:00:00Z">
        <w:r>
          <w:t xml:space="preserve"> </w:t>
        </w:r>
      </w:ins>
      <m:oMath>
        <m:r>
          <m:t>L</m:t>
        </m:r>
      </m:oMath>
      <w:ins w:id="42" w:author="PR Preview" w:date="2024-01-01T00:00:00Z">
        <w:r>
          <w:t xml:space="preserve"> </w:t>
        </w:r>
      </w:ins>
      <w:ins w:id="42" w:author="PR Preview" w:date="2024-01-01T00:00:00Z">
        <w:r>
          <w:t xml:space="preserve">affects both the risk of becoming a firefighter</w:t>
        </w:r>
      </w:ins>
      <w:ins w:id="42" w:author="PR Preview" w:date="2024-01-01T00:00:00Z">
        <w:r>
          <w:t xml:space="preserve"> </w:t>
        </w:r>
      </w:ins>
      <m:oMath>
        <m:r>
          <m:t>C</m:t>
        </m:r>
      </m:oMath>
      <w:ins w:id="42" w:author="PR Preview" w:date="2024-01-01T00:00:00Z">
        <w:r>
          <w:t xml:space="preserve"> </w:t>
        </w:r>
      </w:ins>
      <w:ins w:id="42" w:author="PR Preview" w:date="2024-01-01T00:00:00Z">
        <w:r>
          <w:t xml:space="preserve">and, through childhood diet, of heart disease</w:t>
        </w:r>
      </w:ins>
      <w:ins w:id="42" w:author="PR Preview" w:date="2024-01-01T00:00:00Z">
        <w:r>
          <w:t xml:space="preserve"> </w:t>
        </w:r>
      </w:ins>
      <m:oMath>
        <m:r>
          <m:t>Y</m:t>
        </m:r>
      </m:oMath>
      <w:ins w:id="42" w:author="PR Preview" w:date="2024-01-01T00:00:00Z">
        <w:r>
          <w:t xml:space="preserve">. Attraction toward activities that involve physical activity (an unmeasured variable</w:t>
        </w:r>
      </w:ins>
      <w:ins w:id="42" w:author="PR Preview" w:date="2024-01-01T00:00:00Z">
        <w:r>
          <w:t xml:space="preserve"> </w:t>
        </w:r>
      </w:ins>
      <m:oMath>
        <m:r>
          <m:t>U</m:t>
        </m:r>
      </m:oMath>
      <w:ins w:id="42" w:author="PR Preview" w:date="2024-01-01T00:00:00Z">
        <w:r>
          <w:t xml:space="preserve">) affects both the risk of becoming a firefighter and of being physically active (</w:t>
        </w:r>
      </w:ins>
      <m:oMath>
        <m:r>
          <m:t>A</m:t>
        </m:r>
      </m:oMath>
      <w:ins w:id="42" w:author="PR Preview" w:date="2024-01-01T00:00:00Z">
        <w:r>
          <w:t xml:space="preserve">).</w:t>
        </w:r>
      </w:ins>
      <w:ins w:id="42" w:author="PR Preview" w:date="2024-01-01T00:00:00Z">
        <w:r>
          <w:t xml:space="preserve"> </w:t>
        </w:r>
      </w:ins>
      <m:oMath>
        <m:r>
          <m:t>U</m:t>
        </m:r>
      </m:oMath>
      <w:ins w:id="42" w:author="PR Preview" w:date="2024-01-01T00:00:00Z">
        <w:r>
          <w:t xml:space="preserve"> </w:t>
        </w:r>
      </w:ins>
      <w:ins w:id="42" w:author="PR Preview" w:date="2024-01-01T00:00:00Z">
        <w:r>
          <w:t xml:space="preserve">does not affect</w:t>
        </w:r>
      </w:ins>
      <w:ins w:id="42" w:author="PR Preview" w:date="2024-01-01T00:00:00Z">
        <w:r>
          <w:t xml:space="preserve"> </w:t>
        </w:r>
      </w:ins>
      <m:oMath>
        <m:r>
          <m:t>Y</m:t>
        </m:r>
      </m:oMath>
      <w:ins w:id="42" w:author="PR Preview" w:date="2024-01-01T00:00:00Z">
        <w:r>
          <w:t xml:space="preserve">, and</w:t>
        </w:r>
      </w:ins>
      <w:ins w:id="42" w:author="PR Preview" w:date="2024-01-01T00:00:00Z">
        <w:r>
          <w:t xml:space="preserve"> </w:t>
        </w:r>
      </w:ins>
      <m:oMath>
        <m:r>
          <m:t>L</m:t>
        </m:r>
      </m:oMath>
      <w:ins w:id="42" w:author="PR Preview" w:date="2024-01-01T00:00:00Z">
        <w:r>
          <w:t xml:space="preserve"> </w:t>
        </w:r>
      </w:ins>
      <w:ins w:id="42" w:author="PR Preview" w:date="2024-01-01T00:00:00Z">
        <w:r>
          <w:t xml:space="preserve">does not affect</w:t>
        </w:r>
      </w:ins>
      <w:ins w:id="42" w:author="PR Preview" w:date="2024-01-01T00:00:00Z">
        <w:r>
          <w:t xml:space="preserve"> </w:t>
        </w:r>
      </w:ins>
      <m:oMath>
        <m:r>
          <m:t>A</m:t>
        </m:r>
      </m:oMath>
      <w:ins w:id="42" w:author="PR Preview" w:date="2024-01-01T00:00:00Z">
        <w:r>
          <w:t xml:space="preserve">.</w:t>
        </w:r>
      </w:ins>
    </w:p>
    <w:p>
      <w:pPr>
        <w:pStyle w:val="BodyText"/>
      </w:pPr>
      <w:ins w:id="43" w:author="PR Preview" w:date="2024-01-01T00:00:00Z">
        <w:r>
          <w:t xml:space="preserve">According to our terminology, there is no confounding because there are no common causes of</w:t>
        </w:r>
      </w:ins>
      <w:ins w:id="43" w:author="PR Preview" w:date="2024-01-01T00:00:00Z">
        <w:r>
          <w:t xml:space="preserve"> </w:t>
        </w:r>
      </w:ins>
      <m:oMath>
        <m:r>
          <m:t>A</m:t>
        </m:r>
      </m:oMath>
      <w:ins w:id="43" w:author="PR Preview" w:date="2024-01-01T00:00:00Z">
        <w:r>
          <w:t xml:space="preserve"> </w:t>
        </w:r>
      </w:ins>
      <w:ins w:id="43" w:author="PR Preview" w:date="2024-01-01T00:00:00Z">
        <w:r>
          <w:t xml:space="preserve">and</w:t>
        </w:r>
      </w:ins>
      <w:ins w:id="43" w:author="PR Preview" w:date="2024-01-01T00:00:00Z">
        <w:r>
          <w:t xml:space="preserve"> </w:t>
        </w:r>
      </w:ins>
      <m:oMath>
        <m:r>
          <m:t>Y</m:t>
        </m:r>
      </m:oMath>
      <w:ins w:id="43" w:author="PR Preview" w:date="2024-01-01T00:00:00Z">
        <w:r>
          <w:t xml:space="preserve">. Thus, in the full population, the associational risk ratio</w:t>
        </w:r>
      </w:ins>
      <w:ins w:id="43"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ins w:id="43" w:author="PR Preview" w:date="2024-01-01T00:00:00Z">
        <w:r>
          <w:t xml:space="preserve"> </w:t>
        </w:r>
      </w:ins>
      <w:ins w:id="43" w:author="PR Preview" w:date="2024-01-01T00:00:00Z">
        <w:r>
          <w:t xml:space="preserve">is expected to equal the causal risk ratio</w:t>
        </w:r>
      </w:ins>
      <w:ins w:id="43"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ins w:id="43" w:author="PR Preview" w:date="2024-01-01T00:00:00Z">
        <w:r>
          <w:t xml:space="preserve">.</w:t>
        </w:r>
      </w:ins>
    </w:p>
    <w:p>
      <w:pPr>
        <w:pStyle w:val="BodyText"/>
      </w:pPr>
      <w:ins w:id="44" w:author="PR Preview" w:date="2024-01-01T00:00:00Z">
        <w:r>
          <w:t xml:space="preserve">However, in a study restricted to firefighters (</w:t>
        </w:r>
      </w:ins>
      <m:oMath>
        <m:r>
          <m:t>C</m:t>
        </m:r>
        <m:r>
          <m:rPr>
            <m:sty m:val="p"/>
          </m:rPr>
          <m:t>=</m:t>
        </m:r>
        <m:r>
          <m:t>0</m:t>
        </m:r>
      </m:oMath>
      <w:ins w:id="44" w:author="PR Preview" w:date="2024-01-01T00:00:00Z">
        <w:r>
          <w:t xml:space="preserve">), the associational and causal risk ratios would differ because conditioning on a common effect</w:t>
        </w:r>
      </w:ins>
      <w:ins w:id="44" w:author="PR Preview" w:date="2024-01-01T00:00:00Z">
        <w:r>
          <w:t xml:space="preserve"> </w:t>
        </w:r>
      </w:ins>
      <m:oMath>
        <m:r>
          <m:t>C</m:t>
        </m:r>
      </m:oMath>
      <w:ins w:id="44" w:author="PR Preview" w:date="2024-01-01T00:00:00Z">
        <w:r>
          <w:t xml:space="preserve"> </w:t>
        </w:r>
      </w:ins>
      <w:ins w:id="44" w:author="PR Preview" w:date="2024-01-01T00:00:00Z">
        <w:r>
          <w:t xml:space="preserve">of causes of treatment and outcome induces selection bias. To the study investigators, the distinction between confounding and selection bias is moot because, regardless of nomenclature, they must adjust for</w:t>
        </w:r>
      </w:ins>
      <w:ins w:id="44" w:author="PR Preview" w:date="2024-01-01T00:00:00Z">
        <w:r>
          <w:t xml:space="preserve"> </w:t>
        </w:r>
      </w:ins>
      <m:oMath>
        <m:r>
          <m:t>L</m:t>
        </m:r>
      </m:oMath>
      <w:ins w:id="44" w:author="PR Preview" w:date="2024-01-01T00:00:00Z">
        <w:r>
          <w:t xml:space="preserve"> </w:t>
        </w:r>
      </w:ins>
      <w:ins w:id="44" w:author="PR Preview" w:date="2024-01-01T00:00:00Z">
        <w:r>
          <w:t xml:space="preserve">to make the treated and untreated firefighters comparable.</w:t>
        </w:r>
      </w:ins>
    </w:p>
    <w:p>
      <w:pPr>
        <w:pStyle w:val="BodyText"/>
      </w:pPr>
      <w:ins w:id="45" w:author="PR Preview" w:date="2024-01-01T00:00:00Z">
        <w:r>
          <w:t xml:space="preserve">There are advantages to adopting a structural approach to classifying sources of non-exchangeability:</w:t>
        </w:r>
      </w:ins>
    </w:p>
    <w:p>
      <w:pPr>
        <w:numPr>
          <w:ilvl w:val="0"/>
          <w:numId w:val="1005"/>
        </w:numPr>
      </w:pPr>
      <w:ins w:id="46" w:author="PR Preview" w:date="2024-01-01T00:00:00Z">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ins>
    </w:p>
    <w:p>
      <w:pPr>
        <w:numPr>
          <w:ilvl w:val="0"/>
          <w:numId w:val="1005"/>
        </w:numPr>
      </w:pPr>
      <w:ins w:id="47" w:author="PR Preview" w:date="2024-01-01T00:00:00Z">
        <w:r>
          <w:t xml:space="preserve">Even when understanding the structure does not have implications for data analysis, it could still help study design.</w:t>
        </w:r>
      </w:ins>
    </w:p>
    <w:p>
      <w:pPr>
        <w:numPr>
          <w:ilvl w:val="0"/>
          <w:numId w:val="1005"/>
        </w:numPr>
      </w:pPr>
      <w:ins w:id="48" w:author="PR Preview" w:date="2024-01-01T00:00:00Z">
        <w:r>
          <w:t xml:space="preserve">Selection bias resulting from conditioning on pre-treatment variables could explain why certain variables behave as</w:t>
        </w:r>
      </w:ins>
      <w:ins w:id="48" w:author="PR Preview" w:date="2024-01-01T00:00:00Z">
        <w:r>
          <w:t xml:space="preserve"> </w:t>
        </w:r>
      </w:ins>
      <w:ins w:id="48" w:author="PR Preview" w:date="2024-01-01T00:00:00Z">
        <w:r>
          <w:t xml:space="preserve">“confounders”</w:t>
        </w:r>
      </w:ins>
      <w:ins w:id="48" w:author="PR Preview" w:date="2024-01-01T00:00:00Z">
        <w:r>
          <w:t xml:space="preserve"> </w:t>
        </w:r>
      </w:ins>
      <w:ins w:id="48" w:author="PR Preview" w:date="2024-01-01T00:00:00Z">
        <w:r>
          <w:t xml:space="preserve">in some studies but not others.</w:t>
        </w:r>
      </w:ins>
    </w:p>
    <w:p>
      <w:pPr>
        <w:numPr>
          <w:ilvl w:val="0"/>
          <w:numId w:val="1005"/>
        </w:numPr>
      </w:pPr>
      <w:ins w:id="49" w:author="PR Preview" w:date="2024-01-01T00:00:00Z">
        <w:r>
          <w:t xml:space="preserve">Causal diagrams enhance communication among investigators.</w:t>
        </w:r>
      </w:ins>
    </w:p>
    <w:bookmarkEnd w:id="18"/>
    <w:bookmarkStart w:id="21" w:name="healthy-worker-bias-revisited"/>
    <w:p>
      <w:pPr>
        <w:pStyle w:val="Heading3"/>
      </w:pPr>
      <w:ins w:id="50" w:author="PR Preview" w:date="2024-01-01T00:00:00Z">
        <w:r>
          <w:t xml:space="preserve">3.2 Healthy Worker Bias Revisited</w:t>
        </w:r>
      </w:ins>
    </w:p>
    <w:p>
      <w:pPr>
        <w:pStyle w:val="FirstParagraph"/>
      </w:pPr>
      <w:ins w:id="51" w:author="PR Preview" w:date="2024-01-01T00:00:00Z">
        <w:r>
          <w:t xml:space="preserve">The term</w:t>
        </w:r>
      </w:ins>
      <w:ins w:id="51" w:author="PR Preview" w:date="2024-01-01T00:00:00Z">
        <w:r>
          <w:t xml:space="preserve"> </w:t>
        </w:r>
      </w:ins>
      <w:ins w:id="51" w:author="PR Preview" w:date="2024-01-01T00:00:00Z">
        <w:r>
          <w:t xml:space="preserve">“healthy worker bias”</w:t>
        </w:r>
      </w:ins>
      <w:ins w:id="51" w:author="PR Preview" w:date="2024-01-01T00:00:00Z">
        <w:r>
          <w:t xml:space="preserve"> </w:t>
        </w:r>
      </w:ins>
      <w:ins w:id="51" w:author="PR Preview" w:date="2024-01-01T00:00:00Z">
        <w:r>
          <w:t xml:space="preserve">is used to describe two structurally different biases:</w:t>
        </w:r>
      </w:ins>
    </w:p>
    <w:p>
      <w:pPr>
        <w:numPr>
          <w:ilvl w:val="0"/>
          <w:numId w:val="1006"/>
        </w:numPr>
      </w:pPr>
      <w:ins w:id="52" w:author="PR Preview" w:date="2024-01-01T00:00:00Z">
        <w:r>
          <w:t xml:space="preserve">The bias described in Section 8.2, which arises from conditioning on the variable</w:t>
        </w:r>
      </w:ins>
      <w:ins w:id="52" w:author="PR Preview" w:date="2024-01-01T00:00:00Z">
        <w:r>
          <w:t xml:space="preserve"> </w:t>
        </w:r>
      </w:ins>
      <m:oMath>
        <m:r>
          <m:t>C</m:t>
        </m:r>
      </m:oMath>
      <w:ins w:id="52" w:author="PR Preview" w:date="2024-01-01T00:00:00Z">
        <w:r>
          <w:t xml:space="preserve">—a common effect of (a cause of) treatment and (a cause of) the outcome. This is selection bias and can be represented by Figures 8.3–8.6.</w:t>
        </w:r>
      </w:ins>
    </w:p>
    <w:p>
      <w:pPr>
        <w:numPr>
          <w:ilvl w:val="0"/>
          <w:numId w:val="1006"/>
        </w:numPr>
      </w:pPr>
      <w:ins w:id="53" w:author="PR Preview" w:date="2024-01-01T00:00:00Z">
        <w:r>
          <w:t xml:space="preserve">The bias that occurs when comparing the risk in a group of workers with that in a group of individuals from the general population. Here</w:t>
        </w:r>
      </w:ins>
      <w:ins w:id="53" w:author="PR Preview" w:date="2024-01-01T00:00:00Z">
        <w:r>
          <w:t xml:space="preserve"> </w:t>
        </w:r>
      </w:ins>
      <m:oMath>
        <m:r>
          <m:t>L</m:t>
        </m:r>
      </m:oMath>
      <w:ins w:id="53" w:author="PR Preview" w:date="2024-01-01T00:00:00Z">
        <w:r>
          <w:t xml:space="preserve"> </w:t>
        </w:r>
      </w:ins>
      <w:ins w:id="53" w:author="PR Preview" w:date="2024-01-01T00:00:00Z">
        <w:r>
          <w:t xml:space="preserve">represents health status,</w:t>
        </w:r>
      </w:ins>
      <w:ins w:id="53" w:author="PR Preview" w:date="2024-01-01T00:00:00Z">
        <w:r>
          <w:t xml:space="preserve"> </w:t>
        </w:r>
      </w:ins>
      <m:oMath>
        <m:r>
          <m:t>A</m:t>
        </m:r>
      </m:oMath>
      <w:ins w:id="53" w:author="PR Preview" w:date="2024-01-01T00:00:00Z">
        <w:r>
          <w:t xml:space="preserve"> </w:t>
        </w:r>
      </w:ins>
      <w:ins w:id="53" w:author="PR Preview" w:date="2024-01-01T00:00:00Z">
        <w:r>
          <w:t xml:space="preserve">represents membership in the group of workers, and</w:t>
        </w:r>
      </w:ins>
      <w:ins w:id="53" w:author="PR Preview" w:date="2024-01-01T00:00:00Z">
        <w:r>
          <w:t xml:space="preserve"> </w:t>
        </w:r>
      </w:ins>
      <m:oMath>
        <m:r>
          <m:t>Y</m:t>
        </m:r>
      </m:oMath>
      <w:ins w:id="53" w:author="PR Preview" w:date="2024-01-01T00:00:00Z">
        <w:r>
          <w:t xml:space="preserve"> </w:t>
        </w:r>
      </w:ins>
      <w:ins w:id="53" w:author="PR Preview" w:date="2024-01-01T00:00:00Z">
        <w:r>
          <w:t xml:space="preserve">represents the outcome. There are arrows from</w:t>
        </w:r>
      </w:ins>
      <w:ins w:id="53" w:author="PR Preview" w:date="2024-01-01T00:00:00Z">
        <w:r>
          <w:t xml:space="preserve"> </w:t>
        </w:r>
      </w:ins>
      <m:oMath>
        <m:r>
          <m:t>L</m:t>
        </m:r>
      </m:oMath>
      <w:ins w:id="53" w:author="PR Preview" w:date="2024-01-01T00:00:00Z">
        <w:r>
          <w:t xml:space="preserve"> </w:t>
        </w:r>
      </w:ins>
      <w:ins w:id="53" w:author="PR Preview" w:date="2024-01-01T00:00:00Z">
        <w:r>
          <w:t xml:space="preserve">to</w:t>
        </w:r>
      </w:ins>
      <w:ins w:id="53" w:author="PR Preview" w:date="2024-01-01T00:00:00Z">
        <w:r>
          <w:t xml:space="preserve"> </w:t>
        </w:r>
      </w:ins>
      <m:oMath>
        <m:r>
          <m:t>A</m:t>
        </m:r>
      </m:oMath>
      <w:ins w:id="53" w:author="PR Preview" w:date="2024-01-01T00:00:00Z">
        <w:r>
          <w:t xml:space="preserve"> </w:t>
        </w:r>
      </w:ins>
      <w:ins w:id="53" w:author="PR Preview" w:date="2024-01-01T00:00:00Z">
        <w:r>
          <w:t xml:space="preserve">and</w:t>
        </w:r>
      </w:ins>
      <w:ins w:id="53" w:author="PR Preview" w:date="2024-01-01T00:00:00Z">
        <w:r>
          <w:t xml:space="preserve"> </w:t>
        </w:r>
      </w:ins>
      <m:oMath>
        <m:r>
          <m:t>Y</m:t>
        </m:r>
      </m:oMath>
      <w:ins w:id="53" w:author="PR Preview" w:date="2024-01-01T00:00:00Z">
        <w:r>
          <w:t xml:space="preserve"> </w:t>
        </w:r>
      </w:ins>
      <w:ins w:id="53" w:author="PR Preview" w:date="2024-01-01T00:00:00Z">
        <w:r>
          <w:t xml:space="preserve">because being healthy affects job type and risk of subsequent outcome. This is confounding (from the common cause</w:t>
        </w:r>
      </w:ins>
      <w:ins w:id="53" w:author="PR Preview" w:date="2024-01-01T00:00:00Z">
        <w:r>
          <w:t xml:space="preserve"> </w:t>
        </w:r>
      </w:ins>
      <m:oMath>
        <m:r>
          <m:t>L</m:t>
        </m:r>
      </m:oMath>
      <w:ins w:id="53" w:author="PR Preview" w:date="2024-01-01T00:00:00Z">
        <w:r>
          <w:t xml:space="preserve">) and can be represented by Figure 7.1.</w:t>
        </w:r>
      </w:ins>
    </w:p>
    <w:p>
      <w:pPr>
        <w:pStyle w:val="FirstParagraph"/>
      </w:pPr>
      <w:ins w:id="54" w:author="PR Preview" w:date="2024-01-01T00:00:00Z">
        <w:r>
          <w:t xml:space="preserve">The use of causal diagrams to represent the structure of the</w:t>
        </w:r>
      </w:ins>
      <w:ins w:id="54" w:author="PR Preview" w:date="2024-01-01T00:00:00Z">
        <w:r>
          <w:t xml:space="preserve"> </w:t>
        </w:r>
      </w:ins>
      <w:ins w:id="54" w:author="PR Preview" w:date="2024-01-01T00:00:00Z">
        <w:r>
          <w:t xml:space="preserve">“healthy worker bias”</w:t>
        </w:r>
      </w:ins>
      <w:ins w:id="54" w:author="PR Preview" w:date="2024-01-01T00:00:00Z">
        <w:r>
          <w:t xml:space="preserve"> </w:t>
        </w:r>
      </w:ins>
      <w:ins w:id="54" w:author="PR Preview" w:date="2024-01-01T00:00:00Z">
        <w:r>
          <w:t xml:space="preserve">prevents confusions that may arise from employing the same term for different sources of non-exchangeability.</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ins w:id="57" w:author="PR Preview" w:date="2024-01-01T00:00:00Z">
        <w:r>
          <w:t xml:space="preserve">Suppose an investigator conducted a marginally randomized experiment to estimate the average causal effect of wasabi intake on the one-year risk of death (</w:t>
        </w:r>
      </w:ins>
      <m:oMath>
        <m:r>
          <m:t>Y</m:t>
        </m:r>
        <m:r>
          <m:rPr>
            <m:sty m:val="p"/>
          </m:rPr>
          <m:t>=</m:t>
        </m:r>
        <m:r>
          <m:t>1</m:t>
        </m:r>
      </m:oMath>
      <w:ins w:id="57" w:author="PR Preview" w:date="2024-01-01T00:00:00Z">
        <w:r>
          <w:t xml:space="preserve">). Half of the 60 study participants were randomly assigned to eating meals supplemented with wasabi (</w:t>
        </w:r>
      </w:ins>
      <m:oMath>
        <m:r>
          <m:t>A</m:t>
        </m:r>
        <m:r>
          <m:rPr>
            <m:sty m:val="p"/>
          </m:rPr>
          <m:t>=</m:t>
        </m:r>
        <m:r>
          <m:t>1</m:t>
        </m:r>
      </m:oMath>
      <w:ins w:id="57" w:author="PR Preview" w:date="2024-01-01T00:00:00Z">
        <w:r>
          <w:t xml:space="preserve">) until the end of follow-up or death, whichever occurred first. The other half were assigned to meals that contained no wasabi (</w:t>
        </w:r>
      </w:ins>
      <m:oMath>
        <m:r>
          <m:t>A</m:t>
        </m:r>
        <m:r>
          <m:rPr>
            <m:sty m:val="p"/>
          </m:rPr>
          <m:t>=</m:t>
        </m:r>
        <m:r>
          <m:t>0</m:t>
        </m:r>
      </m:oMath>
      <w:ins w:id="57" w:author="PR Preview" w:date="2024-01-01T00:00:00Z">
        <w:r>
          <w:t xml:space="preserve">). After 1 year, 17 individuals died in each group. That is, the associational risk ratio</w:t>
        </w:r>
      </w:ins>
      <w:ins w:id="57"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ins w:id="57" w:author="PR Preview" w:date="2024-01-01T00:00:00Z">
        <w:r>
          <w:t xml:space="preserve"> </w:t>
        </w:r>
      </w:ins>
      <w:ins w:id="57" w:author="PR Preview" w:date="2024-01-01T00:00:00Z">
        <w:r>
          <w:t xml:space="preserve">was 1. Because of randomization, the causal risk ratio</w:t>
        </w:r>
      </w:ins>
      <w:ins w:id="57"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57" w:author="PR Preview" w:date="2024-01-01T00:00:00Z">
        <w:r>
          <w:t xml:space="preserve"> </w:t>
        </w:r>
      </w:ins>
      <w:ins w:id="57" w:author="PR Preview" w:date="2024-01-01T00:00:00Z">
        <w:r>
          <w:t xml:space="preserve">is also expected to be 1.</w:t>
        </w:r>
      </w:ins>
    </w:p>
    <w:p>
      <w:pPr>
        <w:pStyle w:val="BodyText"/>
      </w:pPr>
      <w:ins w:id="58" w:author="PR Preview" w:date="2024-01-01T00:00:00Z">
        <w:r>
          <w:t xml:space="preserve">Unfortunately, the investigator could not observe the 17 deaths that occurred in each group because many patients were lost to follow-up, or censored, before the end of the study. The proportion of censoring (</w:t>
        </w:r>
      </w:ins>
      <m:oMath>
        <m:r>
          <m:t>C</m:t>
        </m:r>
        <m:r>
          <m:rPr>
            <m:sty m:val="p"/>
          </m:rPr>
          <m:t>=</m:t>
        </m:r>
        <m:r>
          <m:t>1</m:t>
        </m:r>
      </m:oMath>
      <w:ins w:id="58" w:author="PR Preview" w:date="2024-01-01T00:00:00Z">
        <w:r>
          <w:t xml:space="preserve">) was higher among patients with heart disease (</w:t>
        </w:r>
      </w:ins>
      <m:oMath>
        <m:r>
          <m:t>L</m:t>
        </m:r>
        <m:r>
          <m:rPr>
            <m:sty m:val="p"/>
          </m:rPr>
          <m:t>=</m:t>
        </m:r>
        <m:r>
          <m:t>1</m:t>
        </m:r>
      </m:oMath>
      <w:ins w:id="58" w:author="PR Preview" w:date="2024-01-01T00:00:00Z">
        <w:r>
          <w:t xml:space="preserve">) at the start of the study and among those assigned to wasabi supplementation (</w:t>
        </w:r>
      </w:ins>
      <m:oMath>
        <m:r>
          <m:t>A</m:t>
        </m:r>
        <m:r>
          <m:rPr>
            <m:sty m:val="p"/>
          </m:rPr>
          <m:t>=</m:t>
        </m:r>
        <m:r>
          <m:t>1</m:t>
        </m:r>
      </m:oMath>
      <w:ins w:id="58" w:author="PR Preview" w:date="2024-01-01T00:00:00Z">
        <w:r>
          <w:t xml:space="preserve">). In fact, only 9 individuals in the wasabi group and 22 individuals in the other group were not lost to follow-up. The investigator observed 4 deaths in the wasabi group and 11 deaths in the other group. That is, the associational risk ratio</w:t>
        </w:r>
      </w:ins>
      <w:ins w:id="58"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ins w:id="58" w:author="PR Preview" w:date="2024-01-01T00:00:00Z">
        <w:r>
          <w:t xml:space="preserve"> </w:t>
        </w:r>
      </w:ins>
      <w:ins w:id="58" w:author="PR Preview" w:date="2024-01-01T00:00:00Z">
        <w:r>
          <w:t xml:space="preserve">was</w:t>
        </w:r>
      </w:ins>
      <w:ins w:id="58" w:author="PR Preview" w:date="2024-01-01T00:00:00Z">
        <w:r>
          <w:t xml:space="preserve"> </w:t>
        </w:r>
      </w:ins>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ins w:id="58" w:author="PR Preview" w:date="2024-01-01T00:00:00Z">
        <w:r>
          <w:t xml:space="preserve"> </w:t>
        </w:r>
      </w:ins>
      <w:ins w:id="58" w:author="PR Preview" w:date="2024-01-01T00:00:00Z">
        <w:r>
          <w:t xml:space="preserve">among the uncensored. The risk ratio of 0.89 in the uncensored differs from the causal risk ratio of 1 in the entire population: there is selection bias due to conditioning on the common effect</w:t>
        </w:r>
      </w:ins>
      <w:ins w:id="58" w:author="PR Preview" w:date="2024-01-01T00:00:00Z">
        <w:r>
          <w:t xml:space="preserve"> </w:t>
        </w:r>
      </w:ins>
      <m:oMath>
        <m:r>
          <m:t>C</m:t>
        </m:r>
      </m:oMath>
      <w:ins w:id="58" w:author="PR Preview" w:date="2024-01-01T00:00:00Z">
        <w:r>
          <w:t xml:space="preserve">.</w:t>
        </w:r>
      </w:ins>
    </w:p>
    <w:p>
      <w:pPr>
        <w:pStyle w:val="BodyText"/>
      </w:pPr>
      <w:ins w:id="59" w:author="PR Preview" w:date="2024-01-01T00:00:00Z">
        <w:r>
          <w:t xml:space="preserve">The causal diagram in Figure 8.3 depicts the relation between the variables</w:t>
        </w:r>
      </w:ins>
      <w:ins w:id="59" w:author="PR Preview" w:date="2024-01-01T00:00:00Z">
        <w:r>
          <w:t xml:space="preserve"> </w:t>
        </w:r>
      </w:ins>
      <m:oMath>
        <m:r>
          <m:t>L</m:t>
        </m:r>
      </m:oMath>
      <w:ins w:id="59" w:author="PR Preview" w:date="2024-01-01T00:00:00Z">
        <w:r>
          <w:t xml:space="preserve">,</w:t>
        </w:r>
      </w:ins>
      <w:ins w:id="59" w:author="PR Preview" w:date="2024-01-01T00:00:00Z">
        <w:r>
          <w:t xml:space="preserve"> </w:t>
        </w:r>
      </w:ins>
      <m:oMath>
        <m:r>
          <m:t>A</m:t>
        </m:r>
      </m:oMath>
      <w:ins w:id="59" w:author="PR Preview" w:date="2024-01-01T00:00:00Z">
        <w:r>
          <w:t xml:space="preserve">,</w:t>
        </w:r>
      </w:ins>
      <w:ins w:id="59" w:author="PR Preview" w:date="2024-01-01T00:00:00Z">
        <w:r>
          <w:t xml:space="preserve"> </w:t>
        </w:r>
      </w:ins>
      <m:oMath>
        <m:r>
          <m:t>C</m:t>
        </m:r>
      </m:oMath>
      <w:ins w:id="59" w:author="PR Preview" w:date="2024-01-01T00:00:00Z">
        <w:r>
          <w:t xml:space="preserve">, and</w:t>
        </w:r>
      </w:ins>
      <w:ins w:id="59" w:author="PR Preview" w:date="2024-01-01T00:00:00Z">
        <w:r>
          <w:t xml:space="preserve"> </w:t>
        </w:r>
      </w:ins>
      <m:oMath>
        <m:r>
          <m:t>Y</m:t>
        </m:r>
      </m:oMath>
      <w:ins w:id="59" w:author="PR Preview" w:date="2024-01-01T00:00:00Z">
        <w:r>
          <w:t xml:space="preserve"> </w:t>
        </w:r>
      </w:ins>
      <w:ins w:id="59" w:author="PR Preview" w:date="2024-01-01T00:00:00Z">
        <w:r>
          <w:t xml:space="preserve">in the randomized trial of wasabi.</w:t>
        </w:r>
      </w:ins>
      <w:ins w:id="59" w:author="PR Preview" w:date="2024-01-01T00:00:00Z">
        <w:r>
          <w:t xml:space="preserve"> </w:t>
        </w:r>
      </w:ins>
      <m:oMath>
        <m:r>
          <m:t>U</m:t>
        </m:r>
      </m:oMath>
      <w:ins w:id="59" w:author="PR Preview" w:date="2024-01-01T00:00:00Z">
        <w:r>
          <w:t xml:space="preserve"> </w:t>
        </w:r>
      </w:ins>
      <w:ins w:id="59" w:author="PR Preview" w:date="2024-01-01T00:00:00Z">
        <w:r>
          <w:t xml:space="preserve">represents atherosclerosis, an unmeasured variable, that affects both heart disease</w:t>
        </w:r>
      </w:ins>
      <w:ins w:id="59" w:author="PR Preview" w:date="2024-01-01T00:00:00Z">
        <w:r>
          <w:t xml:space="preserve"> </w:t>
        </w:r>
      </w:ins>
      <m:oMath>
        <m:r>
          <m:t>L</m:t>
        </m:r>
      </m:oMath>
      <w:ins w:id="59" w:author="PR Preview" w:date="2024-01-01T00:00:00Z">
        <w:r>
          <w:t xml:space="preserve"> </w:t>
        </w:r>
      </w:ins>
      <w:ins w:id="59" w:author="PR Preview" w:date="2024-01-01T00:00:00Z">
        <w:r>
          <w:t xml:space="preserve">and death</w:t>
        </w:r>
      </w:ins>
      <w:ins w:id="59" w:author="PR Preview" w:date="2024-01-01T00:00:00Z">
        <w:r>
          <w:t xml:space="preserve"> </w:t>
        </w:r>
      </w:ins>
      <m:oMath>
        <m:r>
          <m:t>Y</m:t>
        </m:r>
      </m:oMath>
      <w:ins w:id="59" w:author="PR Preview" w:date="2024-01-01T00:00:00Z">
        <w:r>
          <w:t xml:space="preserve">. Figure 8.3 shows there are no common causes of</w:t>
        </w:r>
      </w:ins>
      <w:ins w:id="59" w:author="PR Preview" w:date="2024-01-01T00:00:00Z">
        <w:r>
          <w:t xml:space="preserve"> </w:t>
        </w:r>
      </w:ins>
      <m:oMath>
        <m:r>
          <m:t>A</m:t>
        </m:r>
      </m:oMath>
      <w:ins w:id="59" w:author="PR Preview" w:date="2024-01-01T00:00:00Z">
        <w:r>
          <w:t xml:space="preserve"> </w:t>
        </w:r>
      </w:ins>
      <w:ins w:id="59" w:author="PR Preview" w:date="2024-01-01T00:00:00Z">
        <w:r>
          <w:t xml:space="preserve">and</w:t>
        </w:r>
      </w:ins>
      <w:ins w:id="59" w:author="PR Preview" w:date="2024-01-01T00:00:00Z">
        <w:r>
          <w:t xml:space="preserve"> </w:t>
        </w:r>
      </w:ins>
      <m:oMath>
        <m:r>
          <m:t>Y</m:t>
        </m:r>
      </m:oMath>
      <w:ins w:id="59" w:author="PR Preview" w:date="2024-01-01T00:00:00Z">
        <w:r>
          <w:t xml:space="preserve">, as expected in a marginally randomized experiment, and thus there is no need to adjust for confounding to compute the causal effect of</w:t>
        </w:r>
      </w:ins>
      <w:ins w:id="59" w:author="PR Preview" w:date="2024-01-01T00:00:00Z">
        <w:r>
          <w:t xml:space="preserve"> </w:t>
        </w:r>
      </w:ins>
      <m:oMath>
        <m:r>
          <m:t>A</m:t>
        </m:r>
      </m:oMath>
      <w:ins w:id="59" w:author="PR Preview" w:date="2024-01-01T00:00:00Z">
        <w:r>
          <w:t xml:space="preserve"> </w:t>
        </w:r>
      </w:ins>
      <w:ins w:id="59" w:author="PR Preview" w:date="2024-01-01T00:00:00Z">
        <w:r>
          <w:t xml:space="preserve">on</w:t>
        </w:r>
      </w:ins>
      <w:ins w:id="59" w:author="PR Preview" w:date="2024-01-01T00:00:00Z">
        <w:r>
          <w:t xml:space="preserve"> </w:t>
        </w:r>
      </w:ins>
      <m:oMath>
        <m:r>
          <m:t>Y</m:t>
        </m:r>
      </m:oMath>
      <w:ins w:id="59" w:author="PR Preview" w:date="2024-01-01T00:00:00Z">
        <w:r>
          <w:t xml:space="preserve">.</w:t>
        </w:r>
      </w:ins>
    </w:p>
    <w:p>
      <w:pPr>
        <w:pStyle w:val="BodyText"/>
      </w:pPr>
      <w:ins w:id="60" w:author="PR Preview" w:date="2024-01-01T00:00:00Z">
        <w:r>
          <w:t xml:space="preserve">The backdoor criterion says that adjustment for the causal effect of censoring</w:t>
        </w:r>
      </w:ins>
      <w:ins w:id="60" w:author="PR Preview" w:date="2024-01-01T00:00:00Z">
        <w:r>
          <w:t xml:space="preserve"> </w:t>
        </w:r>
      </w:ins>
      <m:oMath>
        <m:r>
          <m:t>C</m:t>
        </m:r>
      </m:oMath>
      <w:ins w:id="60" w:author="PR Preview" w:date="2024-01-01T00:00:00Z">
        <w:r>
          <w:t xml:space="preserve"> </w:t>
        </w:r>
      </w:ins>
      <w:ins w:id="60" w:author="PR Preview" w:date="2024-01-01T00:00:00Z">
        <w:r>
          <w:t xml:space="preserve">on</w:t>
        </w:r>
      </w:ins>
      <w:ins w:id="60" w:author="PR Preview" w:date="2024-01-01T00:00:00Z">
        <w:r>
          <w:t xml:space="preserve"> </w:t>
        </w:r>
      </w:ins>
      <m:oMath>
        <m:r>
          <m:t>Y</m:t>
        </m:r>
      </m:oMath>
      <w:ins w:id="60" w:author="PR Preview" w:date="2024-01-01T00:00:00Z">
        <w:r>
          <w:t xml:space="preserve"> </w:t>
        </w:r>
      </w:ins>
      <w:ins w:id="60" w:author="PR Preview" w:date="2024-01-01T00:00:00Z">
        <w:r>
          <w:t xml:space="preserve">(which is null in Figure 8.3) is possible because the measured variable</w:t>
        </w:r>
      </w:ins>
      <w:ins w:id="60" w:author="PR Preview" w:date="2024-01-01T00:00:00Z">
        <w:r>
          <w:t xml:space="preserve"> </w:t>
        </w:r>
      </w:ins>
      <m:oMath>
        <m:r>
          <m:t>L</m:t>
        </m:r>
      </m:oMath>
      <w:ins w:id="60" w:author="PR Preview" w:date="2024-01-01T00:00:00Z">
        <w:r>
          <w:t xml:space="preserve"> </w:t>
        </w:r>
      </w:ins>
      <w:ins w:id="60" w:author="PR Preview" w:date="2024-01-01T00:00:00Z">
        <w:r>
          <w:t xml:space="preserve">can be used to block the backdoor path</w:t>
        </w:r>
      </w:ins>
      <w:ins w:id="60" w:author="PR Preview" w:date="2024-01-01T00:00:00Z">
        <w:r>
          <w:t xml:space="preserve"> </w:t>
        </w:r>
      </w:ins>
      <m:oMath>
        <m:r>
          <m:t>C</m:t>
        </m:r>
        <m:r>
          <m:rPr>
            <m:sty m:val="p"/>
          </m:rPr>
          <m:t>←</m:t>
        </m:r>
        <m:r>
          <m:t>L</m:t>
        </m:r>
        <m:r>
          <m:rPr>
            <m:sty m:val="p"/>
          </m:rPr>
          <m:t>←</m:t>
        </m:r>
        <m:r>
          <m:t>U</m:t>
        </m:r>
        <m:r>
          <m:rPr>
            <m:sty m:val="p"/>
          </m:rPr>
          <m:t>→</m:t>
        </m:r>
        <m:r>
          <m:t>Y</m:t>
        </m:r>
      </m:oMath>
      <w:ins w:id="60" w:author="PR Preview" w:date="2024-01-01T00:00:00Z">
        <w:r>
          <w:t xml:space="preserve">.</w:t>
        </w:r>
      </w:ins>
    </w:p>
    <w:bookmarkStart w:id="23" w:name="counterfactual-notation-for-censoring"/>
    <w:p>
      <w:pPr>
        <w:pStyle w:val="Heading3"/>
      </w:pPr>
      <w:ins w:id="61" w:author="PR Preview" w:date="2024-01-01T00:00:00Z">
        <w:r>
          <w:t xml:space="preserve">4.1 Counterfactual Notation for Censoring</w:t>
        </w:r>
      </w:ins>
    </w:p>
    <w:p>
      <w:pPr>
        <w:pStyle w:val="FirstParagraph"/>
      </w:pPr>
      <w:ins w:id="62" w:author="PR Preview" w:date="2024-01-01T00:00:00Z">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ins>
    </w:p>
    <w:p>
      <w:pPr>
        <w:pStyle w:val="BodyText"/>
      </w:pPr>
      <w:ins w:id="63" w:author="PR Preview" w:date="2024-01-01T00:00:00Z">
        <w:r>
          <w:t xml:space="preserve">Let</w:t>
        </w:r>
      </w:ins>
      <w:ins w:id="63" w:author="PR Preview" w:date="2024-01-01T00:00:00Z">
        <w:r>
          <w:t xml:space="preserve"> </w:t>
        </w:r>
      </w:ins>
      <m:oMath>
        <m:sSup>
          <m:e>
            <m:r>
              <m:t>Y</m:t>
            </m:r>
          </m:e>
          <m:sup>
            <m:r>
              <m:t>a</m:t>
            </m:r>
            <m:r>
              <m:rPr>
                <m:sty m:val="p"/>
              </m:rPr>
              <m:t>=</m:t>
            </m:r>
            <m:r>
              <m:t>1</m:t>
            </m:r>
            <m:r>
              <m:rPr>
                <m:sty m:val="p"/>
              </m:rPr>
              <m:t>,</m:t>
            </m:r>
            <m:r>
              <m:t>c</m:t>
            </m:r>
            <m:r>
              <m:rPr>
                <m:sty m:val="p"/>
              </m:rPr>
              <m:t>=</m:t>
            </m:r>
            <m:r>
              <m:t>0</m:t>
            </m:r>
          </m:sup>
        </m:sSup>
      </m:oMath>
      <w:ins w:id="63" w:author="PR Preview" w:date="2024-01-01T00:00:00Z">
        <w:r>
          <w:t xml:space="preserve"> </w:t>
        </w:r>
      </w:ins>
      <w:ins w:id="63" w:author="PR Preview" w:date="2024-01-01T00:00:00Z">
        <w:r>
          <w:t xml:space="preserve">be an individual’s counterfactual outcome if they had received treatment</w:t>
        </w:r>
      </w:ins>
      <w:ins w:id="63" w:author="PR Preview" w:date="2024-01-01T00:00:00Z">
        <w:r>
          <w:t xml:space="preserve"> </w:t>
        </w:r>
      </w:ins>
      <m:oMath>
        <m:r>
          <m:t>A</m:t>
        </m:r>
        <m:r>
          <m:rPr>
            <m:sty m:val="p"/>
          </m:rPr>
          <m:t>=</m:t>
        </m:r>
        <m:r>
          <m:t>1</m:t>
        </m:r>
      </m:oMath>
      <w:ins w:id="63" w:author="PR Preview" w:date="2024-01-01T00:00:00Z">
        <w:r>
          <w:t xml:space="preserve"> </w:t>
        </w:r>
      </w:ins>
      <w:ins w:id="63" w:author="PR Preview" w:date="2024-01-01T00:00:00Z">
        <w:r>
          <w:t xml:space="preserve">and had remained uncensored</w:t>
        </w:r>
      </w:ins>
      <w:ins w:id="63" w:author="PR Preview" w:date="2024-01-01T00:00:00Z">
        <w:r>
          <w:t xml:space="preserve"> </w:t>
        </w:r>
      </w:ins>
      <m:oMath>
        <m:r>
          <m:t>C</m:t>
        </m:r>
        <m:r>
          <m:rPr>
            <m:sty m:val="p"/>
          </m:rPr>
          <m:t>=</m:t>
        </m:r>
        <m:r>
          <m:t>0</m:t>
        </m:r>
      </m:oMath>
      <w:ins w:id="63" w:author="PR Preview" w:date="2024-01-01T00:00:00Z">
        <w:r>
          <w:t xml:space="preserve">. Similarly, let</w:t>
        </w:r>
      </w:ins>
      <w:ins w:id="63" w:author="PR Preview" w:date="2024-01-01T00:00:00Z">
        <w:r>
          <w:t xml:space="preserve"> </w:t>
        </w:r>
      </w:ins>
      <m:oMath>
        <m:sSup>
          <m:e>
            <m:r>
              <m:t>Y</m:t>
            </m:r>
          </m:e>
          <m:sup>
            <m:r>
              <m:t>a</m:t>
            </m:r>
            <m:r>
              <m:rPr>
                <m:sty m:val="p"/>
              </m:rPr>
              <m:t>=</m:t>
            </m:r>
            <m:r>
              <m:t>0</m:t>
            </m:r>
            <m:r>
              <m:rPr>
                <m:sty m:val="p"/>
              </m:rPr>
              <m:t>,</m:t>
            </m:r>
            <m:r>
              <m:t>c</m:t>
            </m:r>
            <m:r>
              <m:rPr>
                <m:sty m:val="p"/>
              </m:rPr>
              <m:t>=</m:t>
            </m:r>
            <m:r>
              <m:t>0</m:t>
            </m:r>
          </m:sup>
        </m:sSup>
      </m:oMath>
      <w:ins w:id="63" w:author="PR Preview" w:date="2024-01-01T00:00:00Z">
        <w:r>
          <w:t xml:space="preserve"> </w:t>
        </w:r>
      </w:ins>
      <w:ins w:id="63" w:author="PR Preview" w:date="2024-01-01T00:00:00Z">
        <w:r>
          <w:t xml:space="preserve">be an individual’s counterfactual outcome if they had not received treatment</w:t>
        </w:r>
      </w:ins>
      <w:ins w:id="63" w:author="PR Preview" w:date="2024-01-01T00:00:00Z">
        <w:r>
          <w:t xml:space="preserve"> </w:t>
        </w:r>
      </w:ins>
      <m:oMath>
        <m:r>
          <m:t>A</m:t>
        </m:r>
        <m:r>
          <m:rPr>
            <m:sty m:val="p"/>
          </m:rPr>
          <m:t>=</m:t>
        </m:r>
        <m:r>
          <m:t>0</m:t>
        </m:r>
      </m:oMath>
      <w:ins w:id="63" w:author="PR Preview" w:date="2024-01-01T00:00:00Z">
        <w:r>
          <w:t xml:space="preserve"> </w:t>
        </w:r>
      </w:ins>
      <w:ins w:id="63" w:author="PR Preview" w:date="2024-01-01T00:00:00Z">
        <w:r>
          <w:t xml:space="preserve">and had remained uncensored</w:t>
        </w:r>
      </w:ins>
      <w:ins w:id="63" w:author="PR Preview" w:date="2024-01-01T00:00:00Z">
        <w:r>
          <w:t xml:space="preserve"> </w:t>
        </w:r>
      </w:ins>
      <m:oMath>
        <m:r>
          <m:t>C</m:t>
        </m:r>
        <m:r>
          <m:rPr>
            <m:sty m:val="p"/>
          </m:rPr>
          <m:t>=</m:t>
        </m:r>
        <m:r>
          <m:t>0</m:t>
        </m:r>
      </m:oMath>
      <w:ins w:id="63" w:author="PR Preview" w:date="2024-01-01T00:00:00Z">
        <w:r>
          <w:t xml:space="preserve">. Our causal contrast of interest is:</w:t>
        </w:r>
      </w:ins>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ins w:id="65" w:author="PR Preview" w:date="2024-01-01T00:00:00Z">
        <w:r>
          <w:t xml:space="preserve">By conceptualizing the causal contrast of interest in terms of</w:t>
        </w:r>
      </w:ins>
      <w:ins w:id="65" w:author="PR Preview" w:date="2024-01-01T00:00:00Z">
        <w:r>
          <w:t xml:space="preserve"> </w:t>
        </w:r>
      </w:ins>
      <m:oMath>
        <m:sSup>
          <m:e>
            <m:r>
              <m:t>Y</m:t>
            </m:r>
          </m:e>
          <m:sup>
            <m:r>
              <m:t>a</m:t>
            </m:r>
            <m:r>
              <m:rPr>
                <m:sty m:val="p"/>
              </m:rPr>
              <m:t>,</m:t>
            </m:r>
            <m:r>
              <m:t>c</m:t>
            </m:r>
            <m:r>
              <m:rPr>
                <m:sty m:val="p"/>
              </m:rPr>
              <m:t>=</m:t>
            </m:r>
            <m:r>
              <m:t>0</m:t>
            </m:r>
          </m:sup>
        </m:sSup>
      </m:oMath>
      <w:ins w:id="65" w:author="PR Preview" w:date="2024-01-01T00:00:00Z">
        <w:r>
          <w:t xml:space="preserve">, we can think of censoring</w:t>
        </w:r>
      </w:ins>
      <w:ins w:id="65" w:author="PR Preview" w:date="2024-01-01T00:00:00Z">
        <w:r>
          <w:t xml:space="preserve"> </w:t>
        </w:r>
      </w:ins>
      <m:oMath>
        <m:r>
          <m:t>C</m:t>
        </m:r>
      </m:oMath>
      <w:ins w:id="65" w:author="PR Preview" w:date="2024-01-01T00:00:00Z">
        <w:r>
          <w:t xml:space="preserve"> </w:t>
        </w:r>
      </w:ins>
      <w:ins w:id="65" w:author="PR Preview" w:date="2024-01-01T00:00:00Z">
        <w:r>
          <w:t xml:space="preserve">as just another treatment. The goal of the analysis is to compute the causal effect of a joint intervention on</w:t>
        </w:r>
      </w:ins>
      <w:ins w:id="65" w:author="PR Preview" w:date="2024-01-01T00:00:00Z">
        <w:r>
          <w:t xml:space="preserve"> </w:t>
        </w:r>
      </w:ins>
      <m:oMath>
        <m:r>
          <m:t>A</m:t>
        </m:r>
      </m:oMath>
      <w:ins w:id="65" w:author="PR Preview" w:date="2024-01-01T00:00:00Z">
        <w:r>
          <w:t xml:space="preserve"> </w:t>
        </w:r>
      </w:ins>
      <w:ins w:id="65" w:author="PR Preview" w:date="2024-01-01T00:00:00Z">
        <w:r>
          <w:t xml:space="preserve">and</w:t>
        </w:r>
      </w:ins>
      <w:ins w:id="65" w:author="PR Preview" w:date="2024-01-01T00:00:00Z">
        <w:r>
          <w:t xml:space="preserve"> </w:t>
        </w:r>
      </w:ins>
      <m:oMath>
        <m:r>
          <m:t>C</m:t>
        </m:r>
      </m:oMath>
      <w:ins w:id="65" w:author="PR Preview" w:date="2024-01-01T00:00:00Z">
        <w:r>
          <w:t xml:space="preserve">. To eliminate selection bias for the effect of treatment</w:t>
        </w:r>
      </w:ins>
      <w:ins w:id="65" w:author="PR Preview" w:date="2024-01-01T00:00:00Z">
        <w:r>
          <w:t xml:space="preserve"> </w:t>
        </w:r>
      </w:ins>
      <m:oMath>
        <m:r>
          <m:t>A</m:t>
        </m:r>
      </m:oMath>
      <w:ins w:id="65" w:author="PR Preview" w:date="2024-01-01T00:00:00Z">
        <w:r>
          <w:t xml:space="preserve">, we need to adjust for confounding for the effect of treatment</w:t>
        </w:r>
      </w:ins>
      <w:ins w:id="65" w:author="PR Preview" w:date="2024-01-01T00:00:00Z">
        <w:r>
          <w:t xml:space="preserve"> </w:t>
        </w:r>
      </w:ins>
      <m:oMath>
        <m:r>
          <m:t>C</m:t>
        </m:r>
      </m:oMath>
      <w:ins w:id="65" w:author="PR Preview" w:date="2024-01-01T00:00:00Z">
        <w:r>
          <w:t xml:space="preserve">.</w:t>
        </w:r>
      </w:ins>
    </w:p>
    <w:p>
      <w:pPr>
        <w:pStyle w:val="BodyText"/>
      </w:pPr>
      <w:ins w:id="66" w:author="PR Preview" w:date="2024-01-01T00:00:00Z">
        <w:r>
          <w:t xml:space="preserve">Since censoring</w:t>
        </w:r>
      </w:ins>
      <w:ins w:id="66" w:author="PR Preview" w:date="2024-01-01T00:00:00Z">
        <w:r>
          <w:t xml:space="preserve"> </w:t>
        </w:r>
      </w:ins>
      <m:oMath>
        <m:r>
          <m:t>C</m:t>
        </m:r>
      </m:oMath>
      <w:ins w:id="66" w:author="PR Preview" w:date="2024-01-01T00:00:00Z">
        <w:r>
          <w:t xml:space="preserve"> </w:t>
        </w:r>
      </w:ins>
      <w:ins w:id="66" w:author="PR Preview" w:date="2024-01-01T00:00:00Z">
        <w:r>
          <w:t xml:space="preserve">is now viewed as a treatment, we need to ensure that the identifiability conditions of exchangeability, positivity, and consistency hold for</w:t>
        </w:r>
      </w:ins>
      <w:ins w:id="66" w:author="PR Preview" w:date="2024-01-01T00:00:00Z">
        <w:r>
          <w:t xml:space="preserve"> </w:t>
        </w:r>
      </w:ins>
      <m:oMath>
        <m:r>
          <m:t>C</m:t>
        </m:r>
      </m:oMath>
      <w:ins w:id="66" w:author="PR Preview" w:date="2024-01-01T00:00:00Z">
        <w:r>
          <w:t xml:space="preserve"> </w:t>
        </w:r>
      </w:ins>
      <w:ins w:id="66" w:author="PR Preview" w:date="2024-01-01T00:00:00Z">
        <w:r>
          <w:t xml:space="preserve">as well as for</w:t>
        </w:r>
      </w:ins>
      <w:ins w:id="66" w:author="PR Preview" w:date="2024-01-01T00:00:00Z">
        <w:r>
          <w:t xml:space="preserve"> </w:t>
        </w:r>
      </w:ins>
      <m:oMath>
        <m:r>
          <m:t>A</m:t>
        </m:r>
      </m:oMath>
      <w:ins w:id="66" w:author="PR Preview" w:date="2024-01-01T00:00:00Z">
        <w:r>
          <w:t xml:space="preserve">, and use analytical methods appropriate to both.</w:t>
        </w:r>
      </w:ins>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ins w:id="69" w:author="PR Preview" w:date="2024-01-01T00:00:00Z">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ins>
    </w:p>
    <w:bookmarkStart w:id="25" w:name="X0b7b1cc7f0d0ad653c82dfef390accd097dc66c"/>
    <w:p>
      <w:pPr>
        <w:pStyle w:val="Heading3"/>
      </w:pPr>
      <w:ins w:id="70" w:author="PR Preview" w:date="2024-01-01T00:00:00Z">
        <w:r>
          <w:t xml:space="preserve">5.1 Inverse Probability Weighting for Selection Bias</w:t>
        </w:r>
      </w:ins>
    </w:p>
    <w:p>
      <w:pPr>
        <w:pStyle w:val="FirstParagraph"/>
      </w:pPr>
      <w:ins w:id="71" w:author="PR Preview" w:date="2024-01-01T00:00:00Z">
        <w:r>
          <w:t xml:space="preserve">This correction can sometimes be accomplished by IP weighting (or by standardization), which is based on assigning a weight</w:t>
        </w:r>
      </w:ins>
      <w:ins w:id="71" w:author="PR Preview" w:date="2024-01-01T00:00:00Z">
        <w:r>
          <w:t xml:space="preserve"> </w:t>
        </w:r>
      </w:ins>
      <m:oMath>
        <m:sSup>
          <m:e>
            <m:r>
              <m:t>W</m:t>
            </m:r>
          </m:e>
          <m:sup>
            <m:r>
              <m:t>C</m:t>
            </m:r>
          </m:sup>
        </m:sSup>
      </m:oMath>
      <w:ins w:id="71" w:author="PR Preview" w:date="2024-01-01T00:00:00Z">
        <w:r>
          <w:t xml:space="preserve"> </w:t>
        </w:r>
      </w:ins>
      <w:ins w:id="71" w:author="PR Preview" w:date="2024-01-01T00:00:00Z">
        <w:r>
          <w:t xml:space="preserve">to each selected individual (</w:t>
        </w:r>
      </w:ins>
      <m:oMath>
        <m:r>
          <m:t>C</m:t>
        </m:r>
        <m:r>
          <m:rPr>
            <m:sty m:val="p"/>
          </m:rPr>
          <m:t>=</m:t>
        </m:r>
        <m:r>
          <m:t>0</m:t>
        </m:r>
      </m:oMath>
      <w:ins w:id="71" w:author="PR Preview" w:date="2024-01-01T00:00:00Z">
        <w:r>
          <w:t xml:space="preserve">) so that she accounts in the analysis not only for herself, but also for those like her—with the same values of</w:t>
        </w:r>
      </w:ins>
      <w:ins w:id="71" w:author="PR Preview" w:date="2024-01-01T00:00:00Z">
        <w:r>
          <w:t xml:space="preserve"> </w:t>
        </w:r>
      </w:ins>
      <m:oMath>
        <m:r>
          <m:t>L</m:t>
        </m:r>
      </m:oMath>
      <w:ins w:id="71" w:author="PR Preview" w:date="2024-01-01T00:00:00Z">
        <w:r>
          <w:t xml:space="preserve"> </w:t>
        </w:r>
      </w:ins>
      <w:ins w:id="71" w:author="PR Preview" w:date="2024-01-01T00:00:00Z">
        <w:r>
          <w:t xml:space="preserve">and</w:t>
        </w:r>
      </w:ins>
      <w:ins w:id="71" w:author="PR Preview" w:date="2024-01-01T00:00:00Z">
        <w:r>
          <w:t xml:space="preserve"> </w:t>
        </w:r>
      </w:ins>
      <m:oMath>
        <m:r>
          <m:t>A</m:t>
        </m:r>
      </m:oMath>
      <w:ins w:id="71" w:author="PR Preview" w:date="2024-01-01T00:00:00Z">
        <w:r>
          <w:t xml:space="preserve">—who were not selected (</w:t>
        </w:r>
      </w:ins>
      <m:oMath>
        <m:r>
          <m:t>C</m:t>
        </m:r>
        <m:r>
          <m:rPr>
            <m:sty m:val="p"/>
          </m:rPr>
          <m:t>=</m:t>
        </m:r>
        <m:r>
          <m:t>1</m:t>
        </m:r>
      </m:oMath>
      <w:ins w:id="71" w:author="PR Preview" w:date="2024-01-01T00:00:00Z">
        <w:r>
          <w:t xml:space="preserve">). The IP weight</w:t>
        </w:r>
      </w:ins>
      <w:ins w:id="71" w:author="PR Preview" w:date="2024-01-01T00:00:00Z">
        <w:r>
          <w:t xml:space="preserve"> </w:t>
        </w:r>
      </w:ins>
      <m:oMath>
        <m:sSup>
          <m:e>
            <m:r>
              <m:t>W</m:t>
            </m:r>
          </m:e>
          <m:sup>
            <m:r>
              <m:t>C</m:t>
            </m:r>
          </m:sup>
        </m:sSup>
      </m:oMath>
      <w:ins w:id="71" w:author="PR Preview" w:date="2024-01-01T00:00:00Z">
        <w:r>
          <w:t xml:space="preserve"> </w:t>
        </w:r>
      </w:ins>
      <w:ins w:id="71" w:author="PR Preview" w:date="2024-01-01T00:00:00Z">
        <w:r>
          <w:t xml:space="preserve">is the inverse of the probability of her selection</w:t>
        </w:r>
      </w:ins>
      <w:ins w:id="71"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A</m:t>
        </m:r>
        <m:r>
          <m:rPr>
            <m:sty m:val="p"/>
          </m:rPr>
          <m:t>]</m:t>
        </m:r>
      </m:oMath>
      <w:ins w:id="71" w:author="PR Preview" w:date="2024-01-01T00:00:00Z">
        <w:r>
          <w:t xml:space="preserve">:</w:t>
        </w:r>
      </w:ins>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ins w:id="73" w:author="PR Preview" w:date="2024-01-01T00:00:00Z">
        <w:r>
          <w:t xml:space="preserve">5.2 The Wasabi Trial: IP Weighting in Practice</w:t>
        </w:r>
      </w:ins>
    </w:p>
    <w:p>
      <w:pPr>
        <w:pStyle w:val="FirstParagraph"/>
      </w:pPr>
      <w:ins w:id="74" w:author="PR Preview" w:date="2024-01-01T00:00:00Z">
        <w:r>
          <w:t xml:space="preserve">Consider again the wasabi randomized trial. The tree graph in Figure 8.10 presents the trial data. Of the 60 individuals in the trial, 40 had (</w:t>
        </w:r>
      </w:ins>
      <m:oMath>
        <m:r>
          <m:t>L</m:t>
        </m:r>
        <m:r>
          <m:rPr>
            <m:sty m:val="p"/>
          </m:rPr>
          <m:t>=</m:t>
        </m:r>
        <m:r>
          <m:t>1</m:t>
        </m:r>
      </m:oMath>
      <w:ins w:id="74" w:author="PR Preview" w:date="2024-01-01T00:00:00Z">
        <w:r>
          <w:t xml:space="preserve">) and 20 did not have (</w:t>
        </w:r>
      </w:ins>
      <m:oMath>
        <m:r>
          <m:t>L</m:t>
        </m:r>
        <m:r>
          <m:rPr>
            <m:sty m:val="p"/>
          </m:rPr>
          <m:t>=</m:t>
        </m:r>
        <m:r>
          <m:t>0</m:t>
        </m:r>
      </m:oMath>
      <w:ins w:id="74" w:author="PR Preview" w:date="2024-01-01T00:00:00Z">
        <w:r>
          <w:t xml:space="preserve">) heart disease at the time of randomization. Regardless of their</w:t>
        </w:r>
      </w:ins>
      <w:ins w:id="74" w:author="PR Preview" w:date="2024-01-01T00:00:00Z">
        <w:r>
          <w:t xml:space="preserve"> </w:t>
        </w:r>
      </w:ins>
      <m:oMath>
        <m:r>
          <m:t>L</m:t>
        </m:r>
      </m:oMath>
      <w:ins w:id="74" w:author="PR Preview" w:date="2024-01-01T00:00:00Z">
        <w:r>
          <w:t xml:space="preserve"> </w:t>
        </w:r>
      </w:ins>
      <w:ins w:id="74" w:author="PR Preview" w:date="2024-01-01T00:00:00Z">
        <w:r>
          <w:t xml:space="preserve">status, all individuals had a 50/50 chance of being assigned to wasabi supplementation (</w:t>
        </w:r>
      </w:ins>
      <m:oMath>
        <m:r>
          <m:t>A</m:t>
        </m:r>
        <m:r>
          <m:rPr>
            <m:sty m:val="p"/>
          </m:rPr>
          <m:t>=</m:t>
        </m:r>
        <m:r>
          <m:t>1</m:t>
        </m:r>
      </m:oMath>
      <w:ins w:id="74" w:author="PR Preview" w:date="2024-01-01T00:00:00Z">
        <w:r>
          <w:t xml:space="preserve">). Thus 10 individuals in the</w:t>
        </w:r>
      </w:ins>
      <w:ins w:id="74" w:author="PR Preview" w:date="2024-01-01T00:00:00Z">
        <w:r>
          <w:t xml:space="preserve"> </w:t>
        </w:r>
      </w:ins>
      <m:oMath>
        <m:r>
          <m:t>L</m:t>
        </m:r>
        <m:r>
          <m:rPr>
            <m:sty m:val="p"/>
          </m:rPr>
          <m:t>=</m:t>
        </m:r>
        <m:r>
          <m:t>0</m:t>
        </m:r>
      </m:oMath>
      <w:ins w:id="74" w:author="PR Preview" w:date="2024-01-01T00:00:00Z">
        <w:r>
          <w:t xml:space="preserve"> </w:t>
        </w:r>
      </w:ins>
      <w:ins w:id="74" w:author="PR Preview" w:date="2024-01-01T00:00:00Z">
        <w:r>
          <w:t xml:space="preserve">group and 20 in the</w:t>
        </w:r>
      </w:ins>
      <w:ins w:id="74" w:author="PR Preview" w:date="2024-01-01T00:00:00Z">
        <w:r>
          <w:t xml:space="preserve"> </w:t>
        </w:r>
      </w:ins>
      <m:oMath>
        <m:r>
          <m:t>L</m:t>
        </m:r>
        <m:r>
          <m:rPr>
            <m:sty m:val="p"/>
          </m:rPr>
          <m:t>=</m:t>
        </m:r>
        <m:r>
          <m:t>1</m:t>
        </m:r>
      </m:oMath>
      <w:ins w:id="74" w:author="PR Preview" w:date="2024-01-01T00:00:00Z">
        <w:r>
          <w:t xml:space="preserve"> </w:t>
        </w:r>
      </w:ins>
      <w:ins w:id="74" w:author="PR Preview" w:date="2024-01-01T00:00:00Z">
        <w:r>
          <w:t xml:space="preserve">group received treatment</w:t>
        </w:r>
      </w:ins>
      <w:ins w:id="74" w:author="PR Preview" w:date="2024-01-01T00:00:00Z">
        <w:r>
          <w:t xml:space="preserve"> </w:t>
        </w:r>
      </w:ins>
      <m:oMath>
        <m:r>
          <m:t>A</m:t>
        </m:r>
        <m:r>
          <m:rPr>
            <m:sty m:val="p"/>
          </m:rPr>
          <m:t>=</m:t>
        </m:r>
        <m:r>
          <m:t>1</m:t>
        </m:r>
      </m:oMath>
      <w:ins w:id="74" w:author="PR Preview" w:date="2024-01-01T00:00:00Z">
        <w:r>
          <w:t xml:space="preserve">.</w:t>
        </w:r>
      </w:ins>
    </w:p>
    <w:p>
      <w:pPr>
        <w:pStyle w:val="BodyText"/>
      </w:pPr>
      <w:ins w:id="75" w:author="PR Preview" w:date="2024-01-01T00:00:00Z">
        <w:r>
          <w:t xml:space="preserve">The probability of remaining uncensored varies across branches in the tree. For example:</w:t>
        </w:r>
      </w:ins>
    </w:p>
    <w:p>
      <w:pPr>
        <w:pStyle w:val="Compact"/>
        <w:numPr>
          <w:ilvl w:val="0"/>
          <w:numId w:val="1007"/>
        </w:numPr>
      </w:pPr>
      <w:ins w:id="76" w:author="PR Preview" w:date="2024-01-01T00:00:00Z">
        <w:r>
          <w:t xml:space="preserve">50% of individuals without heart disease assigned to wasabi (</w:t>
        </w:r>
      </w:ins>
      <m:oMath>
        <m:r>
          <m:t>L</m:t>
        </m:r>
        <m:r>
          <m:rPr>
            <m:sty m:val="p"/>
          </m:rPr>
          <m:t>=</m:t>
        </m:r>
        <m:r>
          <m:t>0</m:t>
        </m:r>
        <m:r>
          <m:rPr>
            <m:sty m:val="p"/>
          </m:rPr>
          <m:t>,</m:t>
        </m:r>
        <m:r>
          <m:t>A</m:t>
        </m:r>
        <m:r>
          <m:rPr>
            <m:sty m:val="p"/>
          </m:rPr>
          <m:t>=</m:t>
        </m:r>
        <m:r>
          <m:t>1</m:t>
        </m:r>
      </m:oMath>
      <w:ins w:id="76" w:author="PR Preview" w:date="2024-01-01T00:00:00Z">
        <w:r>
          <w:t xml:space="preserve">) remained uncensored</w:t>
        </w:r>
      </w:ins>
    </w:p>
    <w:p>
      <w:pPr>
        <w:pStyle w:val="Compact"/>
        <w:numPr>
          <w:ilvl w:val="0"/>
          <w:numId w:val="1007"/>
        </w:numPr>
      </w:pPr>
      <w:ins w:id="77" w:author="PR Preview" w:date="2024-01-01T00:00:00Z">
        <w:r>
          <w:t xml:space="preserve">60% of individuals with heart disease assigned to no wasabi (</w:t>
        </w:r>
      </w:ins>
      <m:oMath>
        <m:r>
          <m:t>L</m:t>
        </m:r>
        <m:r>
          <m:rPr>
            <m:sty m:val="p"/>
          </m:rPr>
          <m:t>=</m:t>
        </m:r>
        <m:r>
          <m:t>1</m:t>
        </m:r>
        <m:r>
          <m:rPr>
            <m:sty m:val="p"/>
          </m:rPr>
          <m:t>,</m:t>
        </m:r>
        <m:r>
          <m:t>A</m:t>
        </m:r>
        <m:r>
          <m:rPr>
            <m:sty m:val="p"/>
          </m:rPr>
          <m:t>=</m:t>
        </m:r>
        <m:r>
          <m:t>0</m:t>
        </m:r>
      </m:oMath>
      <w:ins w:id="77" w:author="PR Preview" w:date="2024-01-01T00:00:00Z">
        <w:r>
          <w:t xml:space="preserve">) remained uncensored</w:t>
        </w:r>
      </w:ins>
    </w:p>
    <w:p>
      <w:pPr>
        <w:pStyle w:val="FirstParagraph"/>
      </w:pPr>
      <w:ins w:id="78" w:author="PR Preview" w:date="2024-01-01T00:00:00Z">
        <w:r>
          <w:t xml:space="preserve">Look at the bottom of the tree. There are 20 individuals with heart disease (</w:t>
        </w:r>
      </w:ins>
      <m:oMath>
        <m:r>
          <m:t>L</m:t>
        </m:r>
        <m:r>
          <m:rPr>
            <m:sty m:val="p"/>
          </m:rPr>
          <m:t>=</m:t>
        </m:r>
        <m:r>
          <m:t>1</m:t>
        </m:r>
      </m:oMath>
      <w:ins w:id="78" w:author="PR Preview" w:date="2024-01-01T00:00:00Z">
        <w:r>
          <w:t xml:space="preserve">) who were assigned to wasabi supplementation (</w:t>
        </w:r>
      </w:ins>
      <m:oMath>
        <m:r>
          <m:t>A</m:t>
        </m:r>
        <m:r>
          <m:rPr>
            <m:sty m:val="p"/>
          </m:rPr>
          <m:t>=</m:t>
        </m:r>
        <m:r>
          <m:t>1</m:t>
        </m:r>
      </m:oMath>
      <w:ins w:id="78" w:author="PR Preview" w:date="2024-01-01T00:00:00Z">
        <w:r>
          <w:t xml:space="preserve">). Of these, 4 remained uncensored and 16 were lost to follow-up. The conditional probability of remaining uncensored in this group is</w:t>
        </w:r>
      </w:ins>
      <w:ins w:id="78"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ins w:id="78" w:author="PR Preview" w:date="2024-01-01T00:00:00Z">
        <w:r>
          <w:t xml:space="preserve">. In an IP-weighted analysis the 16 censored individuals receive a zero weight, whereas the 4 uncensored individuals each receive a weight of</w:t>
        </w:r>
      </w:ins>
      <w:ins w:id="78" w:author="PR Preview" w:date="2024-01-01T00:00:00Z">
        <w:r>
          <w:t xml:space="preserve"> </w:t>
        </w:r>
      </w:ins>
      <m:oMath>
        <m:r>
          <m:t>5</m:t>
        </m:r>
        <m:r>
          <m:rPr>
            <m:sty m:val="p"/>
          </m:rPr>
          <m:t>=</m:t>
        </m:r>
        <m:r>
          <m:t>1</m:t>
        </m:r>
        <m:r>
          <m:rPr>
            <m:sty m:val="p"/>
          </m:rPr>
          <m:t>/</m:t>
        </m:r>
        <m:r>
          <m:t>0.2</m:t>
        </m:r>
      </m:oMath>
      <w:ins w:id="78" w:author="PR Preview" w:date="2024-01-01T00:00:00Z">
        <w:r>
          <w:t xml:space="preserve">—representing themselves and 4 others like them. IP weighting replaces the 20 original individuals by 5 copies of each of the 4 uncensored individuals.</w:t>
        </w:r>
      </w:ins>
    </w:p>
    <w:p>
      <w:pPr>
        <w:pStyle w:val="BodyText"/>
      </w:pPr>
      <w:ins w:id="79" w:author="PR Preview" w:date="2024-01-01T00:00:00Z">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ins>
      <w:ins w:id="79" w:author="PR Preview" w:date="2024-01-01T00:00:00Z">
        <w:r>
          <w:t xml:space="preserve"> </w:t>
        </w:r>
      </w:ins>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ins w:id="79" w:author="PR Preview" w:date="2024-01-01T00:00:00Z">
        <w:r>
          <w:t xml:space="preserve"> </w:t>
        </w:r>
      </w:ins>
      <w:ins w:id="79" w:author="PR Preview" w:date="2024-01-01T00:00:00Z">
        <w:r>
          <w:t xml:space="preserve">that would have been computed in the original population if nobody had been censored.</w:t>
        </w:r>
      </w:ins>
    </w:p>
    <w:p>
      <w:pPr>
        <w:pStyle w:val="BodyText"/>
      </w:pPr>
      <w:ins w:id="80" w:author="PR Preview" w:date="2024-01-01T00:00:00Z">
        <w:r>
          <w:t xml:space="preserve">When both confounding and selection bias exist, the product weight</w:t>
        </w:r>
      </w:ins>
      <w:ins w:id="80" w:author="PR Preview" w:date="2024-01-01T00:00:00Z">
        <w:r>
          <w:t xml:space="preserve"> </w:t>
        </w:r>
      </w:ins>
      <m:oMath>
        <m:sSup>
          <m:e>
            <m:r>
              <m:t>W</m:t>
            </m:r>
          </m:e>
          <m:sup>
            <m:r>
              <m:t>A</m:t>
            </m:r>
          </m:sup>
        </m:sSup>
        <m:sSup>
          <m:e>
            <m:r>
              <m:t>W</m:t>
            </m:r>
          </m:e>
          <m:sup>
            <m:r>
              <m:t>C</m:t>
            </m:r>
          </m:sup>
        </m:sSup>
      </m:oMath>
      <w:ins w:id="80" w:author="PR Preview" w:date="2024-01-01T00:00:00Z">
        <w:r>
          <w:t xml:space="preserve"> </w:t>
        </w:r>
      </w:ins>
      <w:ins w:id="80" w:author="PR Preview" w:date="2024-01-01T00:00:00Z">
        <w:r>
          <w:t xml:space="preserve">can be used to adjust simultaneously for both biases, where</w:t>
        </w:r>
      </w:ins>
      <w:ins w:id="80" w:author="PR Preview" w:date="2024-01-01T00:00:00Z">
        <w:r>
          <w:t xml:space="preserve"> </w:t>
        </w:r>
      </w:ins>
      <m:oMath>
        <m:sSup>
          <m:e>
            <m:r>
              <m:t>W</m:t>
            </m:r>
          </m:e>
          <m:sup>
            <m:r>
              <m:t>A</m:t>
            </m:r>
          </m:sup>
        </m:sSup>
        <m:r>
          <m:rPr>
            <m:sty m:val="p"/>
          </m:rPr>
          <m:t>=</m:t>
        </m:r>
        <m:r>
          <m:t>1</m:t>
        </m:r>
        <m:r>
          <m:rPr>
            <m:sty m:val="p"/>
          </m:rPr>
          <m:t>/</m:t>
        </m:r>
        <m:r>
          <m:t>f</m:t>
        </m:r>
        <m:r>
          <m:rPr>
            <m:sty m:val="p"/>
          </m:rPr>
          <m:t>(</m:t>
        </m:r>
        <m:r>
          <m:t>A</m:t>
        </m:r>
        <m:r>
          <m:rPr>
            <m:sty m:val="p"/>
          </m:rPr>
          <m:t>|</m:t>
        </m:r>
        <m:r>
          <m:t>L</m:t>
        </m:r>
        <m:r>
          <m:rPr>
            <m:sty m:val="p"/>
          </m:rPr>
          <m:t>)</m:t>
        </m:r>
      </m:oMath>
      <w:ins w:id="80" w:author="PR Preview" w:date="2024-01-01T00:00:00Z">
        <w:r>
          <w:t xml:space="preserve"> </w:t>
        </w:r>
      </w:ins>
      <w:ins w:id="80" w:author="PR Preview" w:date="2024-01-01T00:00:00Z">
        <w:r>
          <w:t xml:space="preserve">adjusts for confounding and</w:t>
        </w:r>
      </w:ins>
      <w:ins w:id="80"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ins w:id="80" w:author="PR Preview" w:date="2024-01-01T00:00:00Z">
        <w:r>
          <w:t xml:space="preserve"> </w:t>
        </w:r>
      </w:ins>
      <w:ins w:id="80" w:author="PR Preview" w:date="2024-01-01T00:00:00Z">
        <w:r>
          <w:t xml:space="preserve">adjusts for selection bias.</w:t>
        </w:r>
      </w:ins>
    </w:p>
    <w:bookmarkEnd w:id="26"/>
    <w:bookmarkStart w:id="27" w:name="Xc0b4878e15a87d693d57e660d757d90b822007c"/>
    <w:p>
      <w:pPr>
        <w:pStyle w:val="Heading3"/>
      </w:pPr>
      <w:ins w:id="81" w:author="PR Preview" w:date="2024-01-01T00:00:00Z">
        <w:r>
          <w:t xml:space="preserve">5.3 Identifiability Conditions for IP Weighting</w:t>
        </w:r>
      </w:ins>
    </w:p>
    <w:p>
      <w:pPr>
        <w:pStyle w:val="FirstParagraph"/>
      </w:pPr>
      <w:ins w:id="82" w:author="PR Preview" w:date="2024-01-01T00:00:00Z">
        <w:r>
          <w:t xml:space="preserve">The association measure in the pseudo-population equals the effect measure in the original population if three identifiability conditions are met:</w:t>
        </w:r>
      </w:ins>
    </w:p>
    <w:p>
      <w:pPr>
        <w:numPr>
          <w:ilvl w:val="0"/>
          <w:numId w:val="1008"/>
        </w:numPr>
      </w:pPr>
      <w:ins w:id="83" w:author="PR Preview" w:date="2024-01-01T00:00:00Z">
        <w:r>
          <w:rPr>
            <w:b/>
            <w:bCs/>
          </w:rPr>
          <w:t xml:space="preserve">Exchangeability</w:t>
        </w:r>
      </w:ins>
      <w:ins w:id="83" w:author="PR Preview" w:date="2024-01-01T00:00:00Z">
        <w:r>
          <w:t xml:space="preserve">: The average outcome in the uncensored individuals must equal the unobserved average outcome in the censored individuals with the same values of</w:t>
        </w:r>
      </w:ins>
      <w:ins w:id="83" w:author="PR Preview" w:date="2024-01-01T00:00:00Z">
        <w:r>
          <w:t xml:space="preserve"> </w:t>
        </w:r>
      </w:ins>
      <m:oMath>
        <m:r>
          <m:t>A</m:t>
        </m:r>
      </m:oMath>
      <w:ins w:id="83" w:author="PR Preview" w:date="2024-01-01T00:00:00Z">
        <w:r>
          <w:t xml:space="preserve"> </w:t>
        </w:r>
      </w:ins>
      <w:ins w:id="83" w:author="PR Preview" w:date="2024-01-01T00:00:00Z">
        <w:r>
          <w:t xml:space="preserve">and</w:t>
        </w:r>
      </w:ins>
      <w:ins w:id="83" w:author="PR Preview" w:date="2024-01-01T00:00:00Z">
        <w:r>
          <w:t xml:space="preserve"> </w:t>
        </w:r>
      </w:ins>
      <m:oMath>
        <m:r>
          <m:t>L</m:t>
        </m:r>
      </m:oMath>
      <w:ins w:id="83" w:author="PR Preview" w:date="2024-01-01T00:00:00Z">
        <w:r>
          <w:t xml:space="preserve">. This requires that the variables in</w:t>
        </w:r>
      </w:ins>
      <w:ins w:id="83" w:author="PR Preview" w:date="2024-01-01T00:00:00Z">
        <w:r>
          <w:t xml:space="preserve"> </w:t>
        </w:r>
      </w:ins>
      <m:oMath>
        <m:r>
          <m:t>A</m:t>
        </m:r>
      </m:oMath>
      <w:ins w:id="83" w:author="PR Preview" w:date="2024-01-01T00:00:00Z">
        <w:r>
          <w:t xml:space="preserve"> </w:t>
        </w:r>
      </w:ins>
      <w:ins w:id="83" w:author="PR Preview" w:date="2024-01-01T00:00:00Z">
        <w:r>
          <w:t xml:space="preserve">and</w:t>
        </w:r>
      </w:ins>
      <w:ins w:id="83" w:author="PR Preview" w:date="2024-01-01T00:00:00Z">
        <w:r>
          <w:t xml:space="preserve"> </w:t>
        </w:r>
      </w:ins>
      <m:oMath>
        <m:r>
          <m:t>L</m:t>
        </m:r>
      </m:oMath>
      <w:ins w:id="83" w:author="PR Preview" w:date="2024-01-01T00:00:00Z">
        <w:r>
          <w:t xml:space="preserve"> </w:t>
        </w:r>
      </w:ins>
      <w:ins w:id="83" w:author="PR Preview" w:date="2024-01-01T00:00:00Z">
        <w:r>
          <w:t xml:space="preserve">are sufficient to block all backdoor paths between</w:t>
        </w:r>
      </w:ins>
      <w:ins w:id="83" w:author="PR Preview" w:date="2024-01-01T00:00:00Z">
        <w:r>
          <w:t xml:space="preserve"> </w:t>
        </w:r>
      </w:ins>
      <m:oMath>
        <m:r>
          <m:t>C</m:t>
        </m:r>
      </m:oMath>
      <w:ins w:id="83" w:author="PR Preview" w:date="2024-01-01T00:00:00Z">
        <w:r>
          <w:t xml:space="preserve"> </w:t>
        </w:r>
      </w:ins>
      <w:ins w:id="83" w:author="PR Preview" w:date="2024-01-01T00:00:00Z">
        <w:r>
          <w:t xml:space="preserve">and</w:t>
        </w:r>
      </w:ins>
      <w:ins w:id="83" w:author="PR Preview" w:date="2024-01-01T00:00:00Z">
        <w:r>
          <w:t xml:space="preserve"> </w:t>
        </w:r>
      </w:ins>
      <m:oMath>
        <m:r>
          <m:t>Y</m:t>
        </m:r>
      </m:oMath>
      <w:ins w:id="83" w:author="PR Preview" w:date="2024-01-01T00:00:00Z">
        <w:r>
          <w:t xml:space="preserve">.</w:t>
        </w:r>
      </w:ins>
    </w:p>
    <w:p>
      <w:pPr>
        <w:numPr>
          <w:ilvl w:val="0"/>
          <w:numId w:val="1008"/>
        </w:numPr>
      </w:pPr>
      <w:ins w:id="84" w:author="PR Preview" w:date="2024-01-01T00:00:00Z">
        <w:r>
          <w:rPr>
            <w:b/>
            <w:bCs/>
          </w:rPr>
          <w:t xml:space="preserve">Positivity</w:t>
        </w:r>
      </w:ins>
      <w:ins w:id="84" w:author="PR Preview" w:date="2024-01-01T00:00:00Z">
        <w:r>
          <w:t xml:space="preserve">: All conditional probabilities of being uncensored given</w:t>
        </w:r>
      </w:ins>
      <w:ins w:id="84" w:author="PR Preview" w:date="2024-01-01T00:00:00Z">
        <w:r>
          <w:t xml:space="preserve"> </w:t>
        </w:r>
      </w:ins>
      <m:oMath>
        <m:r>
          <m:t>A</m:t>
        </m:r>
      </m:oMath>
      <w:ins w:id="84" w:author="PR Preview" w:date="2024-01-01T00:00:00Z">
        <w:r>
          <w:t xml:space="preserve"> </w:t>
        </w:r>
      </w:ins>
      <w:ins w:id="84" w:author="PR Preview" w:date="2024-01-01T00:00:00Z">
        <w:r>
          <w:t xml:space="preserve">and the variables in</w:t>
        </w:r>
      </w:ins>
      <w:ins w:id="84" w:author="PR Preview" w:date="2024-01-01T00:00:00Z">
        <w:r>
          <w:t xml:space="preserve"> </w:t>
        </w:r>
      </w:ins>
      <m:oMath>
        <m:r>
          <m:t>L</m:t>
        </m:r>
      </m:oMath>
      <w:ins w:id="84" w:author="PR Preview" w:date="2024-01-01T00:00:00Z">
        <w:r>
          <w:t xml:space="preserve"> </w:t>
        </w:r>
      </w:ins>
      <w:ins w:id="84" w:author="PR Preview" w:date="2024-01-01T00:00:00Z">
        <w:r>
          <w:t xml:space="preserve">must be greater than zero, i.e.,</w:t>
        </w:r>
      </w:ins>
      <w:ins w:id="84" w:author="PR Preview" w:date="2024-01-01T00:00:00Z">
        <w:r>
          <w:t xml:space="preserve"> </w:t>
        </w:r>
      </w:ins>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ins w:id="84" w:author="PR Preview" w:date="2024-01-01T00:00:00Z">
        <w:r>
          <w:t xml:space="preserve"> </w:t>
        </w:r>
      </w:ins>
      <w:ins w:id="84" w:author="PR Preview" w:date="2024-01-01T00:00:00Z">
        <w:r>
          <w:t xml:space="preserve">for all relevant values of</w:t>
        </w:r>
      </w:ins>
      <w:ins w:id="84" w:author="PR Preview" w:date="2024-01-01T00:00:00Z">
        <w:r>
          <w:t xml:space="preserve"> </w:t>
        </w:r>
      </w:ins>
      <m:oMath>
        <m:r>
          <m:t>A</m:t>
        </m:r>
      </m:oMath>
      <w:ins w:id="84" w:author="PR Preview" w:date="2024-01-01T00:00:00Z">
        <w:r>
          <w:t xml:space="preserve"> </w:t>
        </w:r>
      </w:ins>
      <w:ins w:id="84" w:author="PR Preview" w:date="2024-01-01T00:00:00Z">
        <w:r>
          <w:t xml:space="preserve">and</w:t>
        </w:r>
      </w:ins>
      <w:ins w:id="84" w:author="PR Preview" w:date="2024-01-01T00:00:00Z">
        <w:r>
          <w:t xml:space="preserve"> </w:t>
        </w:r>
      </w:ins>
      <m:oMath>
        <m:r>
          <m:t>L</m:t>
        </m:r>
      </m:oMath>
      <w:ins w:id="84" w:author="PR Preview" w:date="2024-01-01T00:00:00Z">
        <w:r>
          <w:t xml:space="preserve">. (Note this positivity condition is required for the probability of being uncensored, not for the probability of being censored.)</w:t>
        </w:r>
      </w:ins>
    </w:p>
    <w:p>
      <w:pPr>
        <w:numPr>
          <w:ilvl w:val="0"/>
          <w:numId w:val="1008"/>
        </w:numPr>
      </w:pPr>
      <w:ins w:id="85" w:author="PR Preview" w:date="2024-01-01T00:00:00Z">
        <w:r>
          <w:rPr>
            <w:b/>
            <w:bCs/>
          </w:rPr>
          <w:t xml:space="preserve">Consistency</w:t>
        </w:r>
      </w:ins>
      <w:ins w:id="85" w:author="PR Preview" w:date="2024-01-01T00:00:00Z">
        <w:r>
          <w:t xml:space="preserve">: The interventions are sufficiently well-defined. IP weighting creates a pseudo-population in which censoring</w:t>
        </w:r>
      </w:ins>
      <w:ins w:id="85" w:author="PR Preview" w:date="2024-01-01T00:00:00Z">
        <w:r>
          <w:t xml:space="preserve"> </w:t>
        </w:r>
      </w:ins>
      <m:oMath>
        <m:r>
          <m:t>C</m:t>
        </m:r>
      </m:oMath>
      <w:ins w:id="85" w:author="PR Preview" w:date="2024-01-01T00:00:00Z">
        <w:r>
          <w:t xml:space="preserve"> </w:t>
        </w:r>
      </w:ins>
      <w:ins w:id="85" w:author="PR Preview" w:date="2024-01-01T00:00:00Z">
        <w:r>
          <w:t xml:space="preserve">has been abolished, and in which the effect of the treatment</w:t>
        </w:r>
      </w:ins>
      <w:ins w:id="85" w:author="PR Preview" w:date="2024-01-01T00:00:00Z">
        <w:r>
          <w:t xml:space="preserve"> </w:t>
        </w:r>
      </w:ins>
      <m:oMath>
        <m:r>
          <m:t>A</m:t>
        </m:r>
      </m:oMath>
      <w:ins w:id="85" w:author="PR Preview" w:date="2024-01-01T00:00:00Z">
        <w:r>
          <w:t xml:space="preserve"> </w:t>
        </w:r>
      </w:ins>
      <w:ins w:id="85" w:author="PR Preview" w:date="2024-01-01T00:00:00Z">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ins>
    </w:p>
    <w:bookmarkEnd w:id="27"/>
    <w:bookmarkStart w:id="28" w:name="stratification-vs.-ip-weighting"/>
    <w:p>
      <w:pPr>
        <w:pStyle w:val="Heading3"/>
      </w:pPr>
      <w:ins w:id="86" w:author="PR Preview" w:date="2024-01-01T00:00:00Z">
        <w:r>
          <w:t xml:space="preserve">5.4 Stratification vs. IP Weighting</w:t>
        </w:r>
      </w:ins>
    </w:p>
    <w:p>
      <w:pPr>
        <w:pStyle w:val="FirstParagraph"/>
      </w:pPr>
      <w:ins w:id="87" w:author="PR Preview" w:date="2024-01-01T00:00:00Z">
        <w:r>
          <w:t xml:space="preserve">One might attempt to remove selection bias by stratification (estimating the effect conditional on</w:t>
        </w:r>
      </w:ins>
      <w:ins w:id="87" w:author="PR Preview" w:date="2024-01-01T00:00:00Z">
        <w:r>
          <w:t xml:space="preserve"> </w:t>
        </w:r>
      </w:ins>
      <m:oMath>
        <m:r>
          <m:t>L</m:t>
        </m:r>
      </m:oMath>
      <w:ins w:id="87" w:author="PR Preview" w:date="2024-01-01T00:00:00Z">
        <w:r>
          <w:t xml:space="preserve">) rather than by IP weighting. Stratification could yield unbiased conditional effect measures within levels of</w:t>
        </w:r>
      </w:ins>
      <w:ins w:id="87" w:author="PR Preview" w:date="2024-01-01T00:00:00Z">
        <w:r>
          <w:t xml:space="preserve"> </w:t>
        </w:r>
      </w:ins>
      <m:oMath>
        <m:r>
          <m:t>L</m:t>
        </m:r>
      </m:oMath>
      <w:ins w:id="87" w:author="PR Preview" w:date="2024-01-01T00:00:00Z">
        <w:r>
          <w:t xml:space="preserve"> </w:t>
        </w:r>
      </w:ins>
      <w:ins w:id="87" w:author="PR Preview" w:date="2024-01-01T00:00:00Z">
        <w:r>
          <w:t xml:space="preserve">because conditioning on</w:t>
        </w:r>
      </w:ins>
      <w:ins w:id="87" w:author="PR Preview" w:date="2024-01-01T00:00:00Z">
        <w:r>
          <w:t xml:space="preserve"> </w:t>
        </w:r>
      </w:ins>
      <m:oMath>
        <m:r>
          <m:t>L</m:t>
        </m:r>
      </m:oMath>
      <w:ins w:id="87" w:author="PR Preview" w:date="2024-01-01T00:00:00Z">
        <w:r>
          <w:t xml:space="preserve"> </w:t>
        </w:r>
      </w:ins>
      <w:ins w:id="87" w:author="PR Preview" w:date="2024-01-01T00:00:00Z">
        <w:r>
          <w:t xml:space="preserve">is sufficient to block the backdoor path from</w:t>
        </w:r>
      </w:ins>
      <w:ins w:id="87" w:author="PR Preview" w:date="2024-01-01T00:00:00Z">
        <w:r>
          <w:t xml:space="preserve"> </w:t>
        </w:r>
      </w:ins>
      <m:oMath>
        <m:r>
          <m:t>C</m:t>
        </m:r>
      </m:oMath>
      <w:ins w:id="87" w:author="PR Preview" w:date="2024-01-01T00:00:00Z">
        <w:r>
          <w:t xml:space="preserve"> </w:t>
        </w:r>
      </w:ins>
      <w:ins w:id="87" w:author="PR Preview" w:date="2024-01-01T00:00:00Z">
        <w:r>
          <w:t xml:space="preserve">to</w:t>
        </w:r>
      </w:ins>
      <w:ins w:id="87" w:author="PR Preview" w:date="2024-01-01T00:00:00Z">
        <w:r>
          <w:t xml:space="preserve"> </w:t>
        </w:r>
      </w:ins>
      <m:oMath>
        <m:r>
          <m:t>Y</m:t>
        </m:r>
      </m:oMath>
      <w:ins w:id="87" w:author="PR Preview" w:date="2024-01-01T00:00:00Z">
        <w:r>
          <w:t xml:space="preserve"> </w:t>
        </w:r>
      </w:ins>
      <w:ins w:id="87" w:author="PR Preview" w:date="2024-01-01T00:00:00Z">
        <w:r>
          <w:t xml:space="preserve">in Figure 8.3:</w:t>
        </w:r>
      </w:ins>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ins w:id="89" w:author="PR Preview" w:date="2024-01-01T00:00:00Z">
        <w:r>
          <w:t xml:space="preserve">However, stratification would not work under the causal structures depicted in Figures 8.4 and 8.6. In Figure 8.4, conditioning on</w:t>
        </w:r>
      </w:ins>
      <w:ins w:id="89" w:author="PR Preview" w:date="2024-01-01T00:00:00Z">
        <w:r>
          <w:t xml:space="preserve"> </w:t>
        </w:r>
      </w:ins>
      <m:oMath>
        <m:r>
          <m:t>L</m:t>
        </m:r>
      </m:oMath>
      <w:ins w:id="89" w:author="PR Preview" w:date="2024-01-01T00:00:00Z">
        <w:r>
          <w:t xml:space="preserve"> </w:t>
        </w:r>
      </w:ins>
      <w:ins w:id="89" w:author="PR Preview" w:date="2024-01-01T00:00:00Z">
        <w:r>
          <w:t xml:space="preserve">blocks the backdoor path from</w:t>
        </w:r>
      </w:ins>
      <w:ins w:id="89" w:author="PR Preview" w:date="2024-01-01T00:00:00Z">
        <w:r>
          <w:t xml:space="preserve"> </w:t>
        </w:r>
      </w:ins>
      <m:oMath>
        <m:r>
          <m:t>C</m:t>
        </m:r>
      </m:oMath>
      <w:ins w:id="89" w:author="PR Preview" w:date="2024-01-01T00:00:00Z">
        <w:r>
          <w:t xml:space="preserve"> </w:t>
        </w:r>
      </w:ins>
      <w:ins w:id="89" w:author="PR Preview" w:date="2024-01-01T00:00:00Z">
        <w:r>
          <w:t xml:space="preserve">to</w:t>
        </w:r>
      </w:ins>
      <w:ins w:id="89" w:author="PR Preview" w:date="2024-01-01T00:00:00Z">
        <w:r>
          <w:t xml:space="preserve"> </w:t>
        </w:r>
      </w:ins>
      <m:oMath>
        <m:r>
          <m:t>Y</m:t>
        </m:r>
      </m:oMath>
      <w:ins w:id="89" w:author="PR Preview" w:date="2024-01-01T00:00:00Z">
        <w:r>
          <w:t xml:space="preserve"> </w:t>
        </w:r>
      </w:ins>
      <w:ins w:id="89" w:author="PR Preview" w:date="2024-01-01T00:00:00Z">
        <w:r>
          <w:t xml:space="preserve">but also opens the path</w:t>
        </w:r>
      </w:ins>
      <w:ins w:id="89" w:author="PR Preview" w:date="2024-01-01T00:00:00Z">
        <w:r>
          <w:t xml:space="preserve"> </w:t>
        </w:r>
      </w:ins>
      <m:oMath>
        <m:r>
          <m:t>A</m:t>
        </m:r>
        <m:r>
          <m:rPr>
            <m:sty m:val="p"/>
          </m:rPr>
          <m:t>→</m:t>
        </m:r>
        <m:r>
          <m:t>L</m:t>
        </m:r>
        <m:r>
          <m:rPr>
            <m:sty m:val="p"/>
          </m:rPr>
          <m:t>←</m:t>
        </m:r>
        <m:r>
          <m:t>U</m:t>
        </m:r>
        <m:r>
          <m:rPr>
            <m:sty m:val="p"/>
          </m:rPr>
          <m:t>→</m:t>
        </m:r>
        <m:r>
          <m:t>Y</m:t>
        </m:r>
      </m:oMath>
      <w:ins w:id="89" w:author="PR Preview" w:date="2024-01-01T00:00:00Z">
        <w:r>
          <w:t xml:space="preserve"> </w:t>
        </w:r>
      </w:ins>
      <w:ins w:id="89" w:author="PR Preview" w:date="2024-01-01T00:00:00Z">
        <w:r>
          <w:t xml:space="preserve">from</w:t>
        </w:r>
      </w:ins>
      <w:ins w:id="89" w:author="PR Preview" w:date="2024-01-01T00:00:00Z">
        <w:r>
          <w:t xml:space="preserve"> </w:t>
        </w:r>
      </w:ins>
      <m:oMath>
        <m:r>
          <m:t>A</m:t>
        </m:r>
      </m:oMath>
      <w:ins w:id="89" w:author="PR Preview" w:date="2024-01-01T00:00:00Z">
        <w:r>
          <w:t xml:space="preserve"> </w:t>
        </w:r>
      </w:ins>
      <w:ins w:id="89" w:author="PR Preview" w:date="2024-01-01T00:00:00Z">
        <w:r>
          <w:t xml:space="preserve">to</w:t>
        </w:r>
      </w:ins>
      <w:ins w:id="89" w:author="PR Preview" w:date="2024-01-01T00:00:00Z">
        <w:r>
          <w:t xml:space="preserve"> </w:t>
        </w:r>
      </w:ins>
      <m:oMath>
        <m:r>
          <m:t>Y</m:t>
        </m:r>
      </m:oMath>
      <w:ins w:id="89" w:author="PR Preview" w:date="2024-01-01T00:00:00Z">
        <w:r>
          <w:t xml:space="preserve"> </w:t>
        </w:r>
      </w:ins>
      <w:ins w:id="89" w:author="PR Preview" w:date="2024-01-01T00:00:00Z">
        <w:r>
          <w:t xml:space="preserve">because</w:t>
        </w:r>
      </w:ins>
      <w:ins w:id="89" w:author="PR Preview" w:date="2024-01-01T00:00:00Z">
        <w:r>
          <w:t xml:space="preserve"> </w:t>
        </w:r>
      </w:ins>
      <m:oMath>
        <m:r>
          <m:t>L</m:t>
        </m:r>
      </m:oMath>
      <w:ins w:id="89" w:author="PR Preview" w:date="2024-01-01T00:00:00Z">
        <w:r>
          <w:t xml:space="preserve"> </w:t>
        </w:r>
      </w:ins>
      <w:ins w:id="89" w:author="PR Preview" w:date="2024-01-01T00:00:00Z">
        <w:r>
          <w:t xml:space="preserve">is a collider on that path. In contrast, IP weighting appropriately adjusts for selection bias under Figures 8.3–8.6 because it estimates unconditional effect measures after reweighting the individuals.</w:t>
        </w:r>
      </w:ins>
    </w:p>
    <w:p>
      <w:pPr>
        <w:pStyle w:val="BodyText"/>
      </w:pPr>
      <w:ins w:id="90" w:author="PR Preview" w:date="2024-01-01T00:00:00Z">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ins>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ins w:id="93" w:author="PR Preview" w:date="2024-01-01T00:00:00Z">
        <w:r>
          <w:t xml:space="preserve">The causal diagram in Figure 8.12 represents a hypothetical study with dichotomous variables surgery</w:t>
        </w:r>
      </w:ins>
      <w:ins w:id="93" w:author="PR Preview" w:date="2024-01-01T00:00:00Z">
        <w:r>
          <w:t xml:space="preserve"> </w:t>
        </w:r>
      </w:ins>
      <m:oMath>
        <m:r>
          <m:t>A</m:t>
        </m:r>
      </m:oMath>
      <w:ins w:id="93" w:author="PR Preview" w:date="2024-01-01T00:00:00Z">
        <w:r>
          <w:t xml:space="preserve">, certain genetic haplotype</w:t>
        </w:r>
      </w:ins>
      <w:ins w:id="93" w:author="PR Preview" w:date="2024-01-01T00:00:00Z">
        <w:r>
          <w:t xml:space="preserve"> </w:t>
        </w:r>
      </w:ins>
      <m:oMath>
        <m:r>
          <m:t>E</m:t>
        </m:r>
      </m:oMath>
      <w:ins w:id="93" w:author="PR Preview" w:date="2024-01-01T00:00:00Z">
        <w:r>
          <w:t xml:space="preserve">, and death</w:t>
        </w:r>
      </w:ins>
      <w:ins w:id="93" w:author="PR Preview" w:date="2024-01-01T00:00:00Z">
        <w:r>
          <w:t xml:space="preserve"> </w:t>
        </w:r>
      </w:ins>
      <m:oMath>
        <m:r>
          <m:t>Y</m:t>
        </m:r>
      </m:oMath>
      <w:ins w:id="93" w:author="PR Preview" w:date="2024-01-01T00:00:00Z">
        <w:r>
          <w:t xml:space="preserve">. According to the rules of d-separation, surgery</w:t>
        </w:r>
      </w:ins>
      <w:ins w:id="93" w:author="PR Preview" w:date="2024-01-01T00:00:00Z">
        <w:r>
          <w:t xml:space="preserve"> </w:t>
        </w:r>
      </w:ins>
      <m:oMath>
        <m:r>
          <m:t>A</m:t>
        </m:r>
      </m:oMath>
      <w:ins w:id="93" w:author="PR Preview" w:date="2024-01-01T00:00:00Z">
        <w:r>
          <w:t xml:space="preserve"> </w:t>
        </w:r>
      </w:ins>
      <w:ins w:id="93" w:author="PR Preview" w:date="2024-01-01T00:00:00Z">
        <w:r>
          <w:t xml:space="preserve">and haplotype</w:t>
        </w:r>
      </w:ins>
      <w:ins w:id="93" w:author="PR Preview" w:date="2024-01-01T00:00:00Z">
        <w:r>
          <w:t xml:space="preserve"> </w:t>
        </w:r>
      </w:ins>
      <m:oMath>
        <m:r>
          <m:t>E</m:t>
        </m:r>
      </m:oMath>
      <w:ins w:id="93" w:author="PR Preview" w:date="2024-01-01T00:00:00Z">
        <w:r>
          <w:t xml:space="preserve"> </w:t>
        </w:r>
      </w:ins>
      <w:ins w:id="93" w:author="PR Preview" w:date="2024-01-01T00:00:00Z">
        <w:r>
          <w:t xml:space="preserve">are:</w:t>
        </w:r>
      </w:ins>
    </w:p>
    <w:p>
      <w:pPr>
        <w:pStyle w:val="Compact"/>
        <w:numPr>
          <w:ilvl w:val="0"/>
          <w:numId w:val="1009"/>
        </w:numPr>
      </w:pPr>
      <w:ins w:id="94" w:author="PR Preview" w:date="2024-01-01T00:00:00Z">
        <w:r>
          <w:t xml:space="preserve">Marginally independent: the probability of receiving surgery is the same for people with and without the genetic haplotype</w:t>
        </w:r>
      </w:ins>
    </w:p>
    <w:p>
      <w:pPr>
        <w:pStyle w:val="Compact"/>
        <w:numPr>
          <w:ilvl w:val="0"/>
          <w:numId w:val="1009"/>
        </w:numPr>
      </w:pPr>
      <w:ins w:id="95" w:author="PR Preview" w:date="2024-01-01T00:00:00Z">
        <w:r>
          <w:t xml:space="preserve">Associated conditionally on</w:t>
        </w:r>
      </w:ins>
      <w:ins w:id="95" w:author="PR Preview" w:date="2024-01-01T00:00:00Z">
        <w:r>
          <w:t xml:space="preserve"> </w:t>
        </w:r>
      </w:ins>
      <m:oMath>
        <m:r>
          <m:t>Y</m:t>
        </m:r>
      </m:oMath>
      <w:ins w:id="95" w:author="PR Preview" w:date="2024-01-01T00:00:00Z">
        <w:r>
          <w:t xml:space="preserve">: the probability of receiving surgery varies by haplotype when the study is restricted to, say, the survivors (</w:t>
        </w:r>
      </w:ins>
      <m:oMath>
        <m:r>
          <m:t>Y</m:t>
        </m:r>
        <m:r>
          <m:rPr>
            <m:sty m:val="p"/>
          </m:rPr>
          <m:t>=</m:t>
        </m:r>
        <m:r>
          <m:t>0</m:t>
        </m:r>
      </m:oMath>
      <w:ins w:id="95" w:author="PR Preview" w:date="2024-01-01T00:00:00Z">
        <w:r>
          <w:t xml:space="preserve">)</w:t>
        </w:r>
      </w:ins>
    </w:p>
    <w:p>
      <w:pPr>
        <w:pStyle w:val="FirstParagraph"/>
      </w:pPr>
      <w:ins w:id="96" w:author="PR Preview" w:date="2024-01-01T00:00:00Z">
        <w:r>
          <w:t xml:space="preserve">Indeed, conditioning on the common effect</w:t>
        </w:r>
      </w:ins>
      <w:ins w:id="96" w:author="PR Preview" w:date="2024-01-01T00:00:00Z">
        <w:r>
          <w:t xml:space="preserve"> </w:t>
        </w:r>
      </w:ins>
      <m:oMath>
        <m:r>
          <m:t>Y</m:t>
        </m:r>
      </m:oMath>
      <w:ins w:id="96" w:author="PR Preview" w:date="2024-01-01T00:00:00Z">
        <w:r>
          <w:t xml:space="preserve"> </w:t>
        </w:r>
      </w:ins>
      <w:ins w:id="96" w:author="PR Preview" w:date="2024-01-01T00:00:00Z">
        <w:r>
          <w:t xml:space="preserve">of two independent causes</w:t>
        </w:r>
      </w:ins>
      <w:ins w:id="96" w:author="PR Preview" w:date="2024-01-01T00:00:00Z">
        <w:r>
          <w:t xml:space="preserve"> </w:t>
        </w:r>
      </w:ins>
      <m:oMath>
        <m:r>
          <m:t>A</m:t>
        </m:r>
      </m:oMath>
      <w:ins w:id="96" w:author="PR Preview" w:date="2024-01-01T00:00:00Z">
        <w:r>
          <w:t xml:space="preserve"> </w:t>
        </w:r>
      </w:ins>
      <w:ins w:id="96" w:author="PR Preview" w:date="2024-01-01T00:00:00Z">
        <w:r>
          <w:t xml:space="preserve">and</w:t>
        </w:r>
      </w:ins>
      <w:ins w:id="96" w:author="PR Preview" w:date="2024-01-01T00:00:00Z">
        <w:r>
          <w:t xml:space="preserve"> </w:t>
        </w:r>
      </w:ins>
      <m:oMath>
        <m:r>
          <m:t>E</m:t>
        </m:r>
      </m:oMath>
      <w:ins w:id="96" w:author="PR Preview" w:date="2024-01-01T00:00:00Z">
        <w:r>
          <w:t xml:space="preserve"> </w:t>
        </w:r>
      </w:ins>
      <w:ins w:id="96" w:author="PR Preview" w:date="2024-01-01T00:00:00Z">
        <w:r>
          <w:t xml:space="preserve">always induces a conditional association between</w:t>
        </w:r>
      </w:ins>
      <w:ins w:id="96" w:author="PR Preview" w:date="2024-01-01T00:00:00Z">
        <w:r>
          <w:t xml:space="preserve"> </w:t>
        </w:r>
      </w:ins>
      <m:oMath>
        <m:r>
          <m:t>A</m:t>
        </m:r>
      </m:oMath>
      <w:ins w:id="96" w:author="PR Preview" w:date="2024-01-01T00:00:00Z">
        <w:r>
          <w:t xml:space="preserve"> </w:t>
        </w:r>
      </w:ins>
      <w:ins w:id="96" w:author="PR Preview" w:date="2024-01-01T00:00:00Z">
        <w:r>
          <w:t xml:space="preserve">and</w:t>
        </w:r>
      </w:ins>
      <w:ins w:id="96" w:author="PR Preview" w:date="2024-01-01T00:00:00Z">
        <w:r>
          <w:t xml:space="preserve"> </w:t>
        </w:r>
      </w:ins>
      <m:oMath>
        <m:r>
          <m:t>E</m:t>
        </m:r>
      </m:oMath>
      <w:ins w:id="96" w:author="PR Preview" w:date="2024-01-01T00:00:00Z">
        <w:r>
          <w:t xml:space="preserve"> </w:t>
        </w:r>
      </w:ins>
      <w:ins w:id="96" w:author="PR Preview" w:date="2024-01-01T00:00:00Z">
        <w:r>
          <w:t xml:space="preserve">in at least one of the strata of</w:t>
        </w:r>
      </w:ins>
      <w:ins w:id="96" w:author="PR Preview" w:date="2024-01-01T00:00:00Z">
        <w:r>
          <w:t xml:space="preserve"> </w:t>
        </w:r>
      </w:ins>
      <m:oMath>
        <m:r>
          <m:t>Y</m:t>
        </m:r>
      </m:oMath>
      <w:ins w:id="96" w:author="PR Preview" w:date="2024-01-01T00:00:00Z">
        <w:r>
          <w:t xml:space="preserve">.</w:t>
        </w:r>
      </w:ins>
    </w:p>
    <w:bookmarkStart w:id="34" w:name="Xcbd77d170a8b6e7c51d65058bc2e19846ae6ade"/>
    <w:p>
      <w:pPr>
        <w:pStyle w:val="Heading3"/>
      </w:pPr>
      <w:ins w:id="97" w:author="PR Preview" w:date="2024-01-01T00:00:00Z">
        <w:r>
          <w:t xml:space="preserve">6.1 When Collider Stratification Does Not Cause Bias</w:t>
        </w:r>
      </w:ins>
    </w:p>
    <w:p>
      <w:pPr>
        <w:pStyle w:val="FirstParagraph"/>
      </w:pPr>
      <w:ins w:id="98" w:author="PR Preview" w:date="2024-01-01T00:00:00Z">
        <w:r>
          <w:t xml:space="preserve">Suppose</w:t>
        </w:r>
      </w:ins>
      <w:ins w:id="98" w:author="PR Preview" w:date="2024-01-01T00:00:00Z">
        <w:r>
          <w:t xml:space="preserve"> </w:t>
        </w:r>
      </w:ins>
      <m:oMath>
        <m:r>
          <m:t>A</m:t>
        </m:r>
      </m:oMath>
      <w:ins w:id="98" w:author="PR Preview" w:date="2024-01-01T00:00:00Z">
        <w:r>
          <w:t xml:space="preserve"> </w:t>
        </w:r>
      </w:ins>
      <w:ins w:id="98" w:author="PR Preview" w:date="2024-01-01T00:00:00Z">
        <w:r>
          <w:t xml:space="preserve">and</w:t>
        </w:r>
      </w:ins>
      <w:ins w:id="98" w:author="PR Preview" w:date="2024-01-01T00:00:00Z">
        <w:r>
          <w:t xml:space="preserve"> </w:t>
        </w:r>
      </w:ins>
      <m:oMath>
        <m:r>
          <m:t>E</m:t>
        </m:r>
      </m:oMath>
      <w:ins w:id="98" w:author="PR Preview" w:date="2024-01-01T00:00:00Z">
        <w:r>
          <w:t xml:space="preserve"> </w:t>
        </w:r>
      </w:ins>
      <w:ins w:id="98" w:author="PR Preview" w:date="2024-01-01T00:00:00Z">
        <w:r>
          <w:t xml:space="preserve">affect survival through totally independent mechanisms such that</w:t>
        </w:r>
      </w:ins>
      <w:ins w:id="98" w:author="PR Preview" w:date="2024-01-01T00:00:00Z">
        <w:r>
          <w:t xml:space="preserve"> </w:t>
        </w:r>
      </w:ins>
      <m:oMath>
        <m:r>
          <m:t>E</m:t>
        </m:r>
      </m:oMath>
      <w:ins w:id="98" w:author="PR Preview" w:date="2024-01-01T00:00:00Z">
        <w:r>
          <w:t xml:space="preserve"> </w:t>
        </w:r>
      </w:ins>
      <w:ins w:id="98" w:author="PR Preview" w:date="2024-01-01T00:00:00Z">
        <w:r>
          <w:t xml:space="preserve">cannot possibly modify the effect of</w:t>
        </w:r>
      </w:ins>
      <w:ins w:id="98" w:author="PR Preview" w:date="2024-01-01T00:00:00Z">
        <w:r>
          <w:t xml:space="preserve"> </w:t>
        </w:r>
      </w:ins>
      <m:oMath>
        <m:r>
          <m:t>A</m:t>
        </m:r>
      </m:oMath>
      <w:ins w:id="98" w:author="PR Preview" w:date="2024-01-01T00:00:00Z">
        <w:r>
          <w:t xml:space="preserve"> </w:t>
        </w:r>
      </w:ins>
      <w:ins w:id="98" w:author="PR Preview" w:date="2024-01-01T00:00:00Z">
        <w:r>
          <w:t xml:space="preserve">on</w:t>
        </w:r>
      </w:ins>
      <w:ins w:id="98" w:author="PR Preview" w:date="2024-01-01T00:00:00Z">
        <w:r>
          <w:t xml:space="preserve"> </w:t>
        </w:r>
      </w:ins>
      <m:oMath>
        <m:r>
          <m:t>Y</m:t>
        </m:r>
      </m:oMath>
      <w:ins w:id="98" w:author="PR Preview" w:date="2024-01-01T00:00:00Z">
        <w:r>
          <w:t xml:space="preserve">, and vice versa. For example, suppose surgery</w:t>
        </w:r>
      </w:ins>
      <w:ins w:id="98" w:author="PR Preview" w:date="2024-01-01T00:00:00Z">
        <w:r>
          <w:t xml:space="preserve"> </w:t>
        </w:r>
      </w:ins>
      <m:oMath>
        <m:r>
          <m:t>A</m:t>
        </m:r>
      </m:oMath>
      <w:ins w:id="98" w:author="PR Preview" w:date="2024-01-01T00:00:00Z">
        <w:r>
          <w:t xml:space="preserve"> </w:t>
        </w:r>
      </w:ins>
      <w:ins w:id="98" w:author="PR Preview" w:date="2024-01-01T00:00:00Z">
        <w:r>
          <w:t xml:space="preserve">affects survival through the removal of a tumor, whereas the haplotype</w:t>
        </w:r>
      </w:ins>
      <w:ins w:id="98" w:author="PR Preview" w:date="2024-01-01T00:00:00Z">
        <w:r>
          <w:t xml:space="preserve"> </w:t>
        </w:r>
      </w:ins>
      <m:oMath>
        <m:r>
          <m:t>E</m:t>
        </m:r>
      </m:oMath>
      <w:ins w:id="98" w:author="PR Preview" w:date="2024-01-01T00:00:00Z">
        <w:r>
          <w:t xml:space="preserve"> </w:t>
        </w:r>
      </w:ins>
      <w:ins w:id="98" w:author="PR Preview" w:date="2024-01-01T00:00:00Z">
        <w:r>
          <w:t xml:space="preserve">affects survival through increasing LDL-cholesterol levels resulting in an increased risk of heart attack (whether or not a tumor is present).</w:t>
        </w:r>
      </w:ins>
    </w:p>
    <w:p>
      <w:pPr>
        <w:pStyle w:val="BodyText"/>
      </w:pPr>
      <w:ins w:id="99" w:author="PR Preview" w:date="2024-01-01T00:00:00Z">
        <w:r>
          <w:t xml:space="preserve">We can consider three cause-specific mortality variables: death from tumor</w:t>
        </w:r>
      </w:ins>
      <w:ins w:id="99" w:author="PR Preview" w:date="2024-01-01T00:00:00Z">
        <w:r>
          <w:t xml:space="preserve"> </w:t>
        </w:r>
      </w:ins>
      <m:oMath>
        <m:sSub>
          <m:e>
            <m:r>
              <m:t>Y</m:t>
            </m:r>
          </m:e>
          <m:sub>
            <m:r>
              <m:t>A</m:t>
            </m:r>
          </m:sub>
        </m:sSub>
      </m:oMath>
      <w:ins w:id="99" w:author="PR Preview" w:date="2024-01-01T00:00:00Z">
        <w:r>
          <w:t xml:space="preserve">, death from heart attack</w:t>
        </w:r>
      </w:ins>
      <w:ins w:id="99" w:author="PR Preview" w:date="2024-01-01T00:00:00Z">
        <w:r>
          <w:t xml:space="preserve"> </w:t>
        </w:r>
      </w:ins>
      <m:oMath>
        <m:sSub>
          <m:e>
            <m:r>
              <m:t>Y</m:t>
            </m:r>
          </m:e>
          <m:sub>
            <m:r>
              <m:t>E</m:t>
            </m:r>
          </m:sub>
        </m:sSub>
      </m:oMath>
      <w:ins w:id="99" w:author="PR Preview" w:date="2024-01-01T00:00:00Z">
        <w:r>
          <w:t xml:space="preserve">, and death from any other causes</w:t>
        </w:r>
      </w:ins>
      <w:ins w:id="99" w:author="PR Preview" w:date="2024-01-01T00:00:00Z">
        <w:r>
          <w:t xml:space="preserve"> </w:t>
        </w:r>
      </w:ins>
      <m:oMath>
        <m:sSub>
          <m:e>
            <m:r>
              <m:t>Y</m:t>
            </m:r>
          </m:e>
          <m:sub>
            <m:r>
              <m:t>O</m:t>
            </m:r>
          </m:sub>
        </m:sSub>
      </m:oMath>
      <w:ins w:id="99" w:author="PR Preview" w:date="2024-01-01T00:00:00Z">
        <w:r>
          <w:t xml:space="preserve">. The observed mortality variable</w:t>
        </w:r>
      </w:ins>
      <w:ins w:id="99" w:author="PR Preview" w:date="2024-01-01T00:00:00Z">
        <w:r>
          <w:t xml:space="preserve"> </w:t>
        </w:r>
      </w:ins>
      <m:oMath>
        <m:r>
          <m:t>Y</m:t>
        </m:r>
        <m:r>
          <m:rPr>
            <m:sty m:val="p"/>
          </m:rPr>
          <m:t>=</m:t>
        </m:r>
        <m:r>
          <m:t>1</m:t>
        </m:r>
      </m:oMath>
      <w:ins w:id="99" w:author="PR Preview" w:date="2024-01-01T00:00:00Z">
        <w:r>
          <w:t xml:space="preserve"> </w:t>
        </w:r>
      </w:ins>
      <w:ins w:id="99" w:author="PR Preview" w:date="2024-01-01T00:00:00Z">
        <w:r>
          <w:t xml:space="preserve">(death) when</w:t>
        </w:r>
      </w:ins>
      <w:ins w:id="99" w:author="PR Preview" w:date="2024-01-01T00:00:00Z">
        <w:r>
          <w:t xml:space="preserve"> </w:t>
        </w:r>
      </w:ins>
      <m:oMath>
        <m:sSub>
          <m:e>
            <m:r>
              <m:t>Y</m:t>
            </m:r>
          </m:e>
          <m:sub>
            <m:r>
              <m:t>A</m:t>
            </m:r>
          </m:sub>
        </m:sSub>
      </m:oMath>
      <w:ins w:id="99" w:author="PR Preview" w:date="2024-01-01T00:00:00Z">
        <w:r>
          <w:t xml:space="preserve"> </w:t>
        </w:r>
      </w:ins>
      <w:ins w:id="99" w:author="PR Preview" w:date="2024-01-01T00:00:00Z">
        <w:r>
          <w:t xml:space="preserve">or</w:t>
        </w:r>
      </w:ins>
      <w:ins w:id="99" w:author="PR Preview" w:date="2024-01-01T00:00:00Z">
        <w:r>
          <w:t xml:space="preserve"> </w:t>
        </w:r>
      </w:ins>
      <m:oMath>
        <m:sSub>
          <m:e>
            <m:r>
              <m:t>Y</m:t>
            </m:r>
          </m:e>
          <m:sub>
            <m:r>
              <m:t>E</m:t>
            </m:r>
          </m:sub>
        </m:sSub>
      </m:oMath>
      <w:ins w:id="99" w:author="PR Preview" w:date="2024-01-01T00:00:00Z">
        <w:r>
          <w:t xml:space="preserve"> </w:t>
        </w:r>
      </w:ins>
      <w:ins w:id="99" w:author="PR Preview" w:date="2024-01-01T00:00:00Z">
        <w:r>
          <w:t xml:space="preserve">or</w:t>
        </w:r>
      </w:ins>
      <w:ins w:id="99" w:author="PR Preview" w:date="2024-01-01T00:00:00Z">
        <w:r>
          <w:t xml:space="preserve"> </w:t>
        </w:r>
      </w:ins>
      <m:oMath>
        <m:sSub>
          <m:e>
            <m:r>
              <m:t>Y</m:t>
            </m:r>
          </m:e>
          <m:sub>
            <m:r>
              <m:t>O</m:t>
            </m:r>
          </m:sub>
        </m:sSub>
      </m:oMath>
      <w:ins w:id="99" w:author="PR Preview" w:date="2024-01-01T00:00:00Z">
        <w:r>
          <w:t xml:space="preserve"> </w:t>
        </w:r>
      </w:ins>
      <w:ins w:id="99" w:author="PR Preview" w:date="2024-01-01T00:00:00Z">
        <w:r>
          <w:t xml:space="preserve">is 1, and</w:t>
        </w:r>
      </w:ins>
      <w:ins w:id="99" w:author="PR Preview" w:date="2024-01-01T00:00:00Z">
        <w:r>
          <w:t xml:space="preserve"> </w:t>
        </w:r>
      </w:ins>
      <m:oMath>
        <m:r>
          <m:t>Y</m:t>
        </m:r>
        <m:r>
          <m:rPr>
            <m:sty m:val="p"/>
          </m:rPr>
          <m:t>=</m:t>
        </m:r>
        <m:r>
          <m:t>0</m:t>
        </m:r>
      </m:oMath>
      <w:ins w:id="99" w:author="PR Preview" w:date="2024-01-01T00:00:00Z">
        <w:r>
          <w:t xml:space="preserve"> </w:t>
        </w:r>
      </w:ins>
      <w:ins w:id="99" w:author="PR Preview" w:date="2024-01-01T00:00:00Z">
        <w:r>
          <w:t xml:space="preserve">(survival) when all three equal 0.</w:t>
        </w:r>
      </w:ins>
    </w:p>
    <w:p>
      <w:pPr>
        <w:pStyle w:val="BodyText"/>
      </w:pPr>
      <w:ins w:id="100" w:author="PR Preview" w:date="2024-01-01T00:00:00Z">
        <w:r>
          <w:t xml:space="preserve">The causal diagram in Figure 8.13 (an expansion of Figure 8.12) represents this causal structure. Because the arrows from</w:t>
        </w:r>
      </w:ins>
      <w:ins w:id="100" w:author="PR Preview" w:date="2024-01-01T00:00:00Z">
        <w:r>
          <w:t xml:space="preserve"> </w:t>
        </w:r>
      </w:ins>
      <m:oMath>
        <m:sSub>
          <m:e>
            <m:r>
              <m:t>Y</m:t>
            </m:r>
          </m:e>
          <m:sub>
            <m:r>
              <m:t>A</m:t>
            </m:r>
          </m:sub>
        </m:sSub>
      </m:oMath>
      <w:ins w:id="100" w:author="PR Preview" w:date="2024-01-01T00:00:00Z">
        <w:r>
          <w:t xml:space="preserve">,</w:t>
        </w:r>
      </w:ins>
      <w:ins w:id="100" w:author="PR Preview" w:date="2024-01-01T00:00:00Z">
        <w:r>
          <w:t xml:space="preserve"> </w:t>
        </w:r>
      </w:ins>
      <m:oMath>
        <m:sSub>
          <m:e>
            <m:r>
              <m:t>Y</m:t>
            </m:r>
          </m:e>
          <m:sub>
            <m:r>
              <m:t>E</m:t>
            </m:r>
          </m:sub>
        </m:sSub>
      </m:oMath>
      <w:ins w:id="100" w:author="PR Preview" w:date="2024-01-01T00:00:00Z">
        <w:r>
          <w:t xml:space="preserve">, and</w:t>
        </w:r>
      </w:ins>
      <w:ins w:id="100" w:author="PR Preview" w:date="2024-01-01T00:00:00Z">
        <w:r>
          <w:t xml:space="preserve"> </w:t>
        </w:r>
      </w:ins>
      <m:oMath>
        <m:sSub>
          <m:e>
            <m:r>
              <m:t>Y</m:t>
            </m:r>
          </m:e>
          <m:sub>
            <m:r>
              <m:t>O</m:t>
            </m:r>
          </m:sub>
        </m:sSub>
      </m:oMath>
      <w:ins w:id="100" w:author="PR Preview" w:date="2024-01-01T00:00:00Z">
        <w:r>
          <w:t xml:space="preserve"> </w:t>
        </w:r>
      </w:ins>
      <w:ins w:id="100" w:author="PR Preview" w:date="2024-01-01T00:00:00Z">
        <w:r>
          <w:t xml:space="preserve">to</w:t>
        </w:r>
      </w:ins>
      <w:ins w:id="100" w:author="PR Preview" w:date="2024-01-01T00:00:00Z">
        <w:r>
          <w:t xml:space="preserve"> </w:t>
        </w:r>
      </w:ins>
      <m:oMath>
        <m:r>
          <m:t>Y</m:t>
        </m:r>
      </m:oMath>
      <w:ins w:id="100" w:author="PR Preview" w:date="2024-01-01T00:00:00Z">
        <w:r>
          <w:t xml:space="preserve"> </w:t>
        </w:r>
      </w:ins>
      <w:ins w:id="100" w:author="PR Preview" w:date="2024-01-01T00:00:00Z">
        <w:r>
          <w:t xml:space="preserve">are deterministic, conditioning on observed survival (</w:t>
        </w:r>
      </w:ins>
      <m:oMath>
        <m:r>
          <m:t>Y</m:t>
        </m:r>
        <m:r>
          <m:rPr>
            <m:sty m:val="p"/>
          </m:rPr>
          <m:t>=</m:t>
        </m:r>
        <m:r>
          <m:t>0</m:t>
        </m:r>
      </m:oMath>
      <w:ins w:id="100" w:author="PR Preview" w:date="2024-01-01T00:00:00Z">
        <w:r>
          <w:t xml:space="preserve">) is equivalent to simultaneously conditioning on</w:t>
        </w:r>
      </w:ins>
      <w:ins w:id="100" w:author="PR Preview" w:date="2024-01-01T00:00:00Z">
        <w:r>
          <w:t xml:space="preserve"> </w:t>
        </w:r>
      </w:ins>
      <m:oMath>
        <m:sSub>
          <m:e>
            <m:r>
              <m:t>Y</m:t>
            </m:r>
          </m:e>
          <m:sub>
            <m:r>
              <m:t>A</m:t>
            </m:r>
          </m:sub>
        </m:sSub>
        <m:r>
          <m:rPr>
            <m:sty m:val="p"/>
          </m:rPr>
          <m:t>=</m:t>
        </m:r>
        <m:r>
          <m:t>0</m:t>
        </m:r>
      </m:oMath>
      <w:ins w:id="100" w:author="PR Preview" w:date="2024-01-01T00:00:00Z">
        <w:r>
          <w:t xml:space="preserve">,</w:t>
        </w:r>
      </w:ins>
      <w:ins w:id="100" w:author="PR Preview" w:date="2024-01-01T00:00:00Z">
        <w:r>
          <w:t xml:space="preserve"> </w:t>
        </w:r>
      </w:ins>
      <m:oMath>
        <m:sSub>
          <m:e>
            <m:r>
              <m:t>Y</m:t>
            </m:r>
          </m:e>
          <m:sub>
            <m:r>
              <m:t>E</m:t>
            </m:r>
          </m:sub>
        </m:sSub>
        <m:r>
          <m:rPr>
            <m:sty m:val="p"/>
          </m:rPr>
          <m:t>=</m:t>
        </m:r>
        <m:r>
          <m:t>0</m:t>
        </m:r>
      </m:oMath>
      <w:ins w:id="100" w:author="PR Preview" w:date="2024-01-01T00:00:00Z">
        <w:r>
          <w:t xml:space="preserve">, and</w:t>
        </w:r>
      </w:ins>
      <w:ins w:id="100" w:author="PR Preview" w:date="2024-01-01T00:00:00Z">
        <w:r>
          <w:t xml:space="preserve"> </w:t>
        </w:r>
      </w:ins>
      <m:oMath>
        <m:sSub>
          <m:e>
            <m:r>
              <m:t>Y</m:t>
            </m:r>
          </m:e>
          <m:sub>
            <m:r>
              <m:t>O</m:t>
            </m:r>
          </m:sub>
        </m:sSub>
        <m:r>
          <m:rPr>
            <m:sty m:val="p"/>
          </m:rPr>
          <m:t>=</m:t>
        </m:r>
        <m:r>
          <m:t>0</m:t>
        </m:r>
      </m:oMath>
      <w:ins w:id="100" w:author="PR Preview" w:date="2024-01-01T00:00:00Z">
        <w:r>
          <w:t xml:space="preserve">. As a consequence,</w:t>
        </w:r>
      </w:ins>
      <w:ins w:id="100" w:author="PR Preview" w:date="2024-01-01T00:00:00Z">
        <w:r>
          <w:t xml:space="preserve"> </w:t>
        </w:r>
      </w:ins>
      <m:oMath>
        <m:r>
          <m:t>A</m:t>
        </m:r>
      </m:oMath>
      <w:ins w:id="100" w:author="PR Preview" w:date="2024-01-01T00:00:00Z">
        <w:r>
          <w:t xml:space="preserve"> </w:t>
        </w:r>
      </w:ins>
      <w:ins w:id="100" w:author="PR Preview" w:date="2024-01-01T00:00:00Z">
        <w:r>
          <w:t xml:space="preserve">and</w:t>
        </w:r>
      </w:ins>
      <w:ins w:id="100" w:author="PR Preview" w:date="2024-01-01T00:00:00Z">
        <w:r>
          <w:t xml:space="preserve"> </w:t>
        </w:r>
      </w:ins>
      <m:oMath>
        <m:r>
          <m:t>E</m:t>
        </m:r>
      </m:oMath>
      <w:ins w:id="100" w:author="PR Preview" w:date="2024-01-01T00:00:00Z">
        <w:r>
          <w:t xml:space="preserve"> </w:t>
        </w:r>
      </w:ins>
      <w:ins w:id="100" w:author="PR Preview" w:date="2024-01-01T00:00:00Z">
        <w:r>
          <w:t xml:space="preserve">are conditionally independent given</w:t>
        </w:r>
      </w:ins>
      <w:ins w:id="100" w:author="PR Preview" w:date="2024-01-01T00:00:00Z">
        <w:r>
          <w:t xml:space="preserve"> </w:t>
        </w:r>
      </w:ins>
      <m:oMath>
        <m:r>
          <m:t>Y</m:t>
        </m:r>
        <m:r>
          <m:rPr>
            <m:sty m:val="p"/>
          </m:rPr>
          <m:t>=</m:t>
        </m:r>
        <m:r>
          <m:t>0</m:t>
        </m:r>
      </m:oMath>
      <w:ins w:id="100" w:author="PR Preview" w:date="2024-01-01T00:00:00Z">
        <w:r>
          <w:t xml:space="preserve">: conditioning on collider</w:t>
        </w:r>
      </w:ins>
      <w:ins w:id="100" w:author="PR Preview" w:date="2024-01-01T00:00:00Z">
        <w:r>
          <w:t xml:space="preserve"> </w:t>
        </w:r>
      </w:ins>
      <m:oMath>
        <m:r>
          <m:t>Y</m:t>
        </m:r>
        <m:r>
          <m:rPr>
            <m:sty m:val="p"/>
          </m:rPr>
          <m:t>=</m:t>
        </m:r>
        <m:r>
          <m:t>0</m:t>
        </m:r>
      </m:oMath>
      <w:ins w:id="100" w:author="PR Preview" w:date="2024-01-01T00:00:00Z">
        <w:r>
          <w:t xml:space="preserve">, the path between</w:t>
        </w:r>
      </w:ins>
      <w:ins w:id="100" w:author="PR Preview" w:date="2024-01-01T00:00:00Z">
        <w:r>
          <w:t xml:space="preserve"> </w:t>
        </w:r>
      </w:ins>
      <m:oMath>
        <m:r>
          <m:t>A</m:t>
        </m:r>
      </m:oMath>
      <w:ins w:id="100" w:author="PR Preview" w:date="2024-01-01T00:00:00Z">
        <w:r>
          <w:t xml:space="preserve"> </w:t>
        </w:r>
      </w:ins>
      <w:ins w:id="100" w:author="PR Preview" w:date="2024-01-01T00:00:00Z">
        <w:r>
          <w:t xml:space="preserve">and</w:t>
        </w:r>
      </w:ins>
      <w:ins w:id="100" w:author="PR Preview" w:date="2024-01-01T00:00:00Z">
        <w:r>
          <w:t xml:space="preserve"> </w:t>
        </w:r>
      </w:ins>
      <m:oMath>
        <m:r>
          <m:t>E</m:t>
        </m:r>
      </m:oMath>
      <w:ins w:id="100" w:author="PR Preview" w:date="2024-01-01T00:00:00Z">
        <w:r>
          <w:t xml:space="preserve"> </w:t>
        </w:r>
      </w:ins>
      <w:ins w:id="100" w:author="PR Preview" w:date="2024-01-01T00:00:00Z">
        <w:r>
          <w:t xml:space="preserve">through</w:t>
        </w:r>
      </w:ins>
      <w:ins w:id="100" w:author="PR Preview" w:date="2024-01-01T00:00:00Z">
        <w:r>
          <w:t xml:space="preserve"> </w:t>
        </w:r>
      </w:ins>
      <m:oMath>
        <m:r>
          <m:t>Y</m:t>
        </m:r>
      </m:oMath>
      <w:ins w:id="100" w:author="PR Preview" w:date="2024-01-01T00:00:00Z">
        <w:r>
          <w:t xml:space="preserve"> </w:t>
        </w:r>
      </w:ins>
      <w:ins w:id="100" w:author="PR Preview" w:date="2024-01-01T00:00:00Z">
        <w:r>
          <w:t xml:space="preserve">is blocked by conditioning on the non-colliders</w:t>
        </w:r>
      </w:ins>
      <w:ins w:id="100" w:author="PR Preview" w:date="2024-01-01T00:00:00Z">
        <w:r>
          <w:t xml:space="preserve"> </w:t>
        </w:r>
      </w:ins>
      <m:oMath>
        <m:sSub>
          <m:e>
            <m:r>
              <m:t>Y</m:t>
            </m:r>
          </m:e>
          <m:sub>
            <m:r>
              <m:t>A</m:t>
            </m:r>
          </m:sub>
        </m:sSub>
      </m:oMath>
      <w:ins w:id="100" w:author="PR Preview" w:date="2024-01-01T00:00:00Z">
        <w:r>
          <w:t xml:space="preserve">,</w:t>
        </w:r>
      </w:ins>
      <w:ins w:id="100" w:author="PR Preview" w:date="2024-01-01T00:00:00Z">
        <w:r>
          <w:t xml:space="preserve"> </w:t>
        </w:r>
      </w:ins>
      <m:oMath>
        <m:sSub>
          <m:e>
            <m:r>
              <m:t>Y</m:t>
            </m:r>
          </m:e>
          <m:sub>
            <m:r>
              <m:t>E</m:t>
            </m:r>
          </m:sub>
        </m:sSub>
      </m:oMath>
      <w:ins w:id="100" w:author="PR Preview" w:date="2024-01-01T00:00:00Z">
        <w:r>
          <w:t xml:space="preserve">, and</w:t>
        </w:r>
      </w:ins>
      <w:ins w:id="100" w:author="PR Preview" w:date="2024-01-01T00:00:00Z">
        <w:r>
          <w:t xml:space="preserve"> </w:t>
        </w:r>
      </w:ins>
      <m:oMath>
        <m:sSub>
          <m:e>
            <m:r>
              <m:t>Y</m:t>
            </m:r>
          </m:e>
          <m:sub>
            <m:r>
              <m:t>O</m:t>
            </m:r>
          </m:sub>
        </m:sSub>
      </m:oMath>
      <w:ins w:id="100" w:author="PR Preview" w:date="2024-01-01T00:00:00Z">
        <w:r>
          <w:t xml:space="preserve">.</w:t>
        </w:r>
      </w:ins>
    </w:p>
    <w:p>
      <w:pPr>
        <w:pStyle w:val="BodyText"/>
      </w:pPr>
      <w:ins w:id="101" w:author="PR Preview" w:date="2024-01-01T00:00:00Z">
        <w:r>
          <w:t xml:space="preserve">When the data can be summarized by Figure 8.13, we say that the data follow a</w:t>
        </w:r>
      </w:ins>
      <w:ins w:id="101" w:author="PR Preview" w:date="2024-01-01T00:00:00Z">
        <w:r>
          <w:t xml:space="preserve"> </w:t>
        </w:r>
      </w:ins>
      <w:ins w:id="101" w:author="PR Preview" w:date="2024-01-01T00:00:00Z">
        <w:r>
          <w:rPr>
            <w:b/>
            <w:bCs/>
          </w:rPr>
          <w:t xml:space="preserve">multiplicative survival model</w:t>
        </w:r>
      </w:ins>
      <w:ins w:id="101" w:author="PR Preview" w:date="2024-01-01T00:00:00Z">
        <w:r>
          <w:t xml:space="preserve"> </w:t>
        </w:r>
      </w:ins>
      <w:ins w:id="101" w:author="PR Preview" w:date="2024-01-01T00:00:00Z">
        <w:r>
          <w:t xml:space="preserve">(see Technical Point 8.2). In other words, collider stratification is not always a source of selection bias.</w:t>
        </w:r>
      </w:ins>
    </w:p>
    <w:p>
      <w:pPr>
        <w:pStyle w:val="BodyText"/>
      </w:pPr>
      <w:ins w:id="102" w:author="PR Preview" w:date="2024-01-01T00:00:00Z">
        <w:r>
          <w:t xml:space="preserve">In contrast,</w:t>
        </w:r>
      </w:ins>
      <w:ins w:id="102" w:author="PR Preview" w:date="2024-01-01T00:00:00Z">
        <w:r>
          <w:t xml:space="preserve"> </w:t>
        </w:r>
      </w:ins>
      <m:oMath>
        <m:r>
          <m:t>A</m:t>
        </m:r>
      </m:oMath>
      <w:ins w:id="102" w:author="PR Preview" w:date="2024-01-01T00:00:00Z">
        <w:r>
          <w:t xml:space="preserve"> </w:t>
        </w:r>
      </w:ins>
      <w:ins w:id="102" w:author="PR Preview" w:date="2024-01-01T00:00:00Z">
        <w:r>
          <w:t xml:space="preserve">and</w:t>
        </w:r>
      </w:ins>
      <w:ins w:id="102" w:author="PR Preview" w:date="2024-01-01T00:00:00Z">
        <w:r>
          <w:t xml:space="preserve"> </w:t>
        </w:r>
      </w:ins>
      <m:oMath>
        <m:r>
          <m:t>E</m:t>
        </m:r>
      </m:oMath>
      <w:ins w:id="102" w:author="PR Preview" w:date="2024-01-01T00:00:00Z">
        <w:r>
          <w:t xml:space="preserve"> </w:t>
        </w:r>
      </w:ins>
      <w:ins w:id="102" w:author="PR Preview" w:date="2024-01-01T00:00:00Z">
        <w:r>
          <w:t xml:space="preserve">will not be independent conditionally on</w:t>
        </w:r>
      </w:ins>
      <w:ins w:id="102" w:author="PR Preview" w:date="2024-01-01T00:00:00Z">
        <w:r>
          <w:t xml:space="preserve"> </w:t>
        </w:r>
      </w:ins>
      <m:oMath>
        <m:r>
          <m:t>Y</m:t>
        </m:r>
        <m:r>
          <m:rPr>
            <m:sty m:val="p"/>
          </m:rPr>
          <m:t>=</m:t>
        </m:r>
        <m:r>
          <m:t>0</m:t>
        </m:r>
      </m:oMath>
      <w:ins w:id="102" w:author="PR Preview" w:date="2024-01-01T00:00:00Z">
        <w:r>
          <w:t xml:space="preserve"> </w:t>
        </w:r>
      </w:ins>
      <w:ins w:id="102" w:author="PR Preview" w:date="2024-01-01T00:00:00Z">
        <w:r>
          <w:t xml:space="preserve">when any of the following situations occur (Figures 8.14–8.16):</w:t>
        </w:r>
      </w:ins>
    </w:p>
    <w:p>
      <w:pPr>
        <w:pStyle w:val="Compact"/>
        <w:numPr>
          <w:ilvl w:val="0"/>
          <w:numId w:val="1010"/>
        </w:numPr>
      </w:pPr>
      <w:ins w:id="103" w:author="PR Preview" w:date="2024-01-01T00:00:00Z">
        <w:r>
          <w:t xml:space="preserve">If</w:t>
        </w:r>
      </w:ins>
      <w:ins w:id="103" w:author="PR Preview" w:date="2024-01-01T00:00:00Z">
        <w:r>
          <w:t xml:space="preserve"> </w:t>
        </w:r>
      </w:ins>
      <m:oMath>
        <m:r>
          <m:t>A</m:t>
        </m:r>
      </m:oMath>
      <w:ins w:id="103" w:author="PR Preview" w:date="2024-01-01T00:00:00Z">
        <w:r>
          <w:t xml:space="preserve"> </w:t>
        </w:r>
      </w:ins>
      <w:ins w:id="103" w:author="PR Preview" w:date="2024-01-01T00:00:00Z">
        <w:r>
          <w:t xml:space="preserve">and</w:t>
        </w:r>
      </w:ins>
      <w:ins w:id="103" w:author="PR Preview" w:date="2024-01-01T00:00:00Z">
        <w:r>
          <w:t xml:space="preserve"> </w:t>
        </w:r>
      </w:ins>
      <m:oMath>
        <m:r>
          <m:t>E</m:t>
        </m:r>
      </m:oMath>
      <w:ins w:id="103" w:author="PR Preview" w:date="2024-01-01T00:00:00Z">
        <w:r>
          <w:t xml:space="preserve"> </w:t>
        </w:r>
      </w:ins>
      <w:ins w:id="103" w:author="PR Preview" w:date="2024-01-01T00:00:00Z">
        <w:r>
          <w:t xml:space="preserve">affect survival through a common mechanism, there will exist an arrow either from</w:t>
        </w:r>
      </w:ins>
      <w:ins w:id="103" w:author="PR Preview" w:date="2024-01-01T00:00:00Z">
        <w:r>
          <w:t xml:space="preserve"> </w:t>
        </w:r>
      </w:ins>
      <m:oMath>
        <m:r>
          <m:t>A</m:t>
        </m:r>
      </m:oMath>
      <w:ins w:id="103" w:author="PR Preview" w:date="2024-01-01T00:00:00Z">
        <w:r>
          <w:t xml:space="preserve"> </w:t>
        </w:r>
      </w:ins>
      <w:ins w:id="103" w:author="PR Preview" w:date="2024-01-01T00:00:00Z">
        <w:r>
          <w:t xml:space="preserve">to</w:t>
        </w:r>
      </w:ins>
      <w:ins w:id="103" w:author="PR Preview" w:date="2024-01-01T00:00:00Z">
        <w:r>
          <w:t xml:space="preserve"> </w:t>
        </w:r>
      </w:ins>
      <m:oMath>
        <m:sSub>
          <m:e>
            <m:r>
              <m:t>Y</m:t>
            </m:r>
          </m:e>
          <m:sub>
            <m:r>
              <m:t>E</m:t>
            </m:r>
          </m:sub>
        </m:sSub>
      </m:oMath>
      <w:ins w:id="103" w:author="PR Preview" w:date="2024-01-01T00:00:00Z">
        <w:r>
          <w:t xml:space="preserve"> </w:t>
        </w:r>
      </w:ins>
      <w:ins w:id="103" w:author="PR Preview" w:date="2024-01-01T00:00:00Z">
        <w:r>
          <w:t xml:space="preserve">or from</w:t>
        </w:r>
      </w:ins>
      <w:ins w:id="103" w:author="PR Preview" w:date="2024-01-01T00:00:00Z">
        <w:r>
          <w:t xml:space="preserve"> </w:t>
        </w:r>
      </w:ins>
      <m:oMath>
        <m:r>
          <m:t>E</m:t>
        </m:r>
      </m:oMath>
      <w:ins w:id="103" w:author="PR Preview" w:date="2024-01-01T00:00:00Z">
        <w:r>
          <w:t xml:space="preserve"> </w:t>
        </w:r>
      </w:ins>
      <w:ins w:id="103" w:author="PR Preview" w:date="2024-01-01T00:00:00Z">
        <w:r>
          <w:t xml:space="preserve">to</w:t>
        </w:r>
      </w:ins>
      <w:ins w:id="103" w:author="PR Preview" w:date="2024-01-01T00:00:00Z">
        <w:r>
          <w:t xml:space="preserve"> </w:t>
        </w:r>
      </w:ins>
      <m:oMath>
        <m:sSub>
          <m:e>
            <m:r>
              <m:t>Y</m:t>
            </m:r>
          </m:e>
          <m:sub>
            <m:r>
              <m:t>A</m:t>
            </m:r>
          </m:sub>
        </m:sSub>
      </m:oMath>
      <w:ins w:id="103" w:author="PR Preview" w:date="2024-01-01T00:00:00Z">
        <w:r>
          <w:t xml:space="preserve"> </w:t>
        </w:r>
      </w:ins>
      <w:ins w:id="103" w:author="PR Preview" w:date="2024-01-01T00:00:00Z">
        <w:r>
          <w:t xml:space="preserve">(Figure 8.14)</w:t>
        </w:r>
      </w:ins>
    </w:p>
    <w:p>
      <w:pPr>
        <w:pStyle w:val="Compact"/>
        <w:numPr>
          <w:ilvl w:val="0"/>
          <w:numId w:val="1010"/>
        </w:numPr>
      </w:pPr>
      <w:ins w:id="104" w:author="PR Preview" w:date="2024-01-01T00:00:00Z">
        <w:r>
          <w:t xml:space="preserve">If</w:t>
        </w:r>
      </w:ins>
      <w:ins w:id="104" w:author="PR Preview" w:date="2024-01-01T00:00:00Z">
        <w:r>
          <w:t xml:space="preserve"> </w:t>
        </w:r>
      </w:ins>
      <m:oMath>
        <m:sSub>
          <m:e>
            <m:r>
              <m:t>Y</m:t>
            </m:r>
          </m:e>
          <m:sub>
            <m:r>
              <m:t>A</m:t>
            </m:r>
          </m:sub>
        </m:sSub>
      </m:oMath>
      <w:ins w:id="104" w:author="PR Preview" w:date="2024-01-01T00:00:00Z">
        <w:r>
          <w:t xml:space="preserve"> </w:t>
        </w:r>
      </w:ins>
      <w:ins w:id="104" w:author="PR Preview" w:date="2024-01-01T00:00:00Z">
        <w:r>
          <w:t xml:space="preserve">and</w:t>
        </w:r>
      </w:ins>
      <w:ins w:id="104" w:author="PR Preview" w:date="2024-01-01T00:00:00Z">
        <w:r>
          <w:t xml:space="preserve"> </w:t>
        </w:r>
      </w:ins>
      <m:oMath>
        <m:sSub>
          <m:e>
            <m:r>
              <m:t>Y</m:t>
            </m:r>
          </m:e>
          <m:sub>
            <m:r>
              <m:t>E</m:t>
            </m:r>
          </m:sub>
        </m:sSub>
      </m:oMath>
      <w:ins w:id="104" w:author="PR Preview" w:date="2024-01-01T00:00:00Z">
        <w:r>
          <w:t xml:space="preserve"> </w:t>
        </w:r>
      </w:ins>
      <w:ins w:id="104" w:author="PR Preview" w:date="2024-01-01T00:00:00Z">
        <w:r>
          <w:t xml:space="preserve">are not independent because of a common cause</w:t>
        </w:r>
      </w:ins>
      <w:ins w:id="104" w:author="PR Preview" w:date="2024-01-01T00:00:00Z">
        <w:r>
          <w:t xml:space="preserve"> </w:t>
        </w:r>
      </w:ins>
      <m:oMath>
        <m:r>
          <m:t>V</m:t>
        </m:r>
      </m:oMath>
      <w:ins w:id="104" w:author="PR Preview" w:date="2024-01-01T00:00:00Z">
        <w:r>
          <w:t xml:space="preserve"> </w:t>
        </w:r>
      </w:ins>
      <w:ins w:id="104" w:author="PR Preview" w:date="2024-01-01T00:00:00Z">
        <w:r>
          <w:t xml:space="preserve">(Figure 8.15)</w:t>
        </w:r>
      </w:ins>
    </w:p>
    <w:p>
      <w:pPr>
        <w:pStyle w:val="Compact"/>
        <w:numPr>
          <w:ilvl w:val="0"/>
          <w:numId w:val="1010"/>
        </w:numPr>
      </w:pPr>
      <w:ins w:id="105" w:author="PR Preview" w:date="2024-01-01T00:00:00Z">
        <w:r>
          <w:t xml:space="preserve">If the causes</w:t>
        </w:r>
      </w:ins>
      <w:ins w:id="105" w:author="PR Preview" w:date="2024-01-01T00:00:00Z">
        <w:r>
          <w:t xml:space="preserve"> </w:t>
        </w:r>
      </w:ins>
      <m:oMath>
        <m:sSub>
          <m:e>
            <m:r>
              <m:t>Y</m:t>
            </m:r>
          </m:e>
          <m:sub>
            <m:r>
              <m:t>A</m:t>
            </m:r>
          </m:sub>
        </m:sSub>
      </m:oMath>
      <w:ins w:id="105" w:author="PR Preview" w:date="2024-01-01T00:00:00Z">
        <w:r>
          <w:t xml:space="preserve"> </w:t>
        </w:r>
      </w:ins>
      <w:ins w:id="105" w:author="PR Preview" w:date="2024-01-01T00:00:00Z">
        <w:r>
          <w:t xml:space="preserve">and</w:t>
        </w:r>
      </w:ins>
      <w:ins w:id="105" w:author="PR Preview" w:date="2024-01-01T00:00:00Z">
        <w:r>
          <w:t xml:space="preserve"> </w:t>
        </w:r>
      </w:ins>
      <m:oMath>
        <m:sSub>
          <m:e>
            <m:r>
              <m:t>Y</m:t>
            </m:r>
          </m:e>
          <m:sub>
            <m:r>
              <m:t>O</m:t>
            </m:r>
          </m:sub>
        </m:sSub>
      </m:oMath>
      <w:ins w:id="105" w:author="PR Preview" w:date="2024-01-01T00:00:00Z">
        <w:r>
          <w:t xml:space="preserve">, and</w:t>
        </w:r>
      </w:ins>
      <w:ins w:id="105" w:author="PR Preview" w:date="2024-01-01T00:00:00Z">
        <w:r>
          <w:t xml:space="preserve"> </w:t>
        </w:r>
      </w:ins>
      <m:oMath>
        <m:sSub>
          <m:e>
            <m:r>
              <m:t>Y</m:t>
            </m:r>
          </m:e>
          <m:sub>
            <m:r>
              <m:t>E</m:t>
            </m:r>
          </m:sub>
        </m:sSub>
      </m:oMath>
      <w:ins w:id="105" w:author="PR Preview" w:date="2024-01-01T00:00:00Z">
        <w:r>
          <w:t xml:space="preserve"> </w:t>
        </w:r>
      </w:ins>
      <w:ins w:id="105" w:author="PR Preview" w:date="2024-01-01T00:00:00Z">
        <w:r>
          <w:t xml:space="preserve">and</w:t>
        </w:r>
      </w:ins>
      <w:ins w:id="105" w:author="PR Preview" w:date="2024-01-01T00:00:00Z">
        <w:r>
          <w:t xml:space="preserve"> </w:t>
        </w:r>
      </w:ins>
      <m:oMath>
        <m:sSub>
          <m:e>
            <m:r>
              <m:t>Y</m:t>
            </m:r>
          </m:e>
          <m:sub>
            <m:r>
              <m:t>O</m:t>
            </m:r>
          </m:sub>
        </m:sSub>
      </m:oMath>
      <w:ins w:id="105" w:author="PR Preview" w:date="2024-01-01T00:00:00Z">
        <w:r>
          <w:t xml:space="preserve">, are not independent because of common causes</w:t>
        </w:r>
      </w:ins>
      <w:ins w:id="105" w:author="PR Preview" w:date="2024-01-01T00:00:00Z">
        <w:r>
          <w:t xml:space="preserve"> </w:t>
        </w:r>
      </w:ins>
      <m:oMath>
        <m:sSub>
          <m:e>
            <m:r>
              <m:t>W</m:t>
            </m:r>
          </m:e>
          <m:sub>
            <m:r>
              <m:t>1</m:t>
            </m:r>
          </m:sub>
        </m:sSub>
      </m:oMath>
      <w:ins w:id="105" w:author="PR Preview" w:date="2024-01-01T00:00:00Z">
        <w:r>
          <w:t xml:space="preserve"> </w:t>
        </w:r>
      </w:ins>
      <w:ins w:id="105" w:author="PR Preview" w:date="2024-01-01T00:00:00Z">
        <w:r>
          <w:t xml:space="preserve">and</w:t>
        </w:r>
      </w:ins>
      <w:ins w:id="105" w:author="PR Preview" w:date="2024-01-01T00:00:00Z">
        <w:r>
          <w:t xml:space="preserve"> </w:t>
        </w:r>
      </w:ins>
      <m:oMath>
        <m:sSub>
          <m:e>
            <m:r>
              <m:t>W</m:t>
            </m:r>
          </m:e>
          <m:sub>
            <m:r>
              <m:t>2</m:t>
            </m:r>
          </m:sub>
        </m:sSub>
      </m:oMath>
      <w:ins w:id="105" w:author="PR Preview" w:date="2024-01-01T00:00:00Z">
        <w:r>
          <w:t xml:space="preserve"> </w:t>
        </w:r>
      </w:ins>
      <w:ins w:id="105" w:author="PR Preview" w:date="2024-01-01T00:00:00Z">
        <w:r>
          <w:t xml:space="preserve">(Figure 8.16)</w:t>
        </w:r>
      </w:ins>
    </w:p>
    <w:p>
      <w:pPr>
        <w:pStyle w:val="FirstParagraph"/>
      </w:pPr>
      <w:ins w:id="106" w:author="PR Preview" w:date="2024-01-01T00:00:00Z">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ins w:id="107"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ins w:id="110" w:author="PR Preview" w:date="2024-01-01T00:00:00Z">
        <w:r>
          <w:t xml:space="preserve">This chapter examined</w:t>
        </w:r>
      </w:ins>
      <w:ins w:id="110" w:author="PR Preview" w:date="2024-01-01T00:00:00Z">
        <w:r>
          <w:t xml:space="preserve"> </w:t>
        </w:r>
      </w:ins>
      <w:ins w:id="110" w:author="PR Preview" w:date="2024-01-01T00:00:00Z">
        <w:r>
          <w:rPr>
            <w:b/>
            <w:bCs/>
          </w:rPr>
          <w:t xml:space="preserve">selection bias</w:t>
        </w:r>
      </w:ins>
      <w:ins w:id="110" w:author="PR Preview" w:date="2024-01-01T00:00:00Z">
        <w:r>
          <w:t xml:space="preserve">, a form of lack of exchangeability that arises from conditioning on common effects rather than common causes.</w:t>
        </w:r>
      </w:ins>
    </w:p>
    <w:p>
      <w:pPr>
        <w:pStyle w:val="BodyText"/>
      </w:pPr>
      <w:r>
        <w:rPr>
          <w:b/>
          <w:bCs/>
        </w:rPr>
        <w:t xml:space="preserve">Key concepts</w:t>
      </w:r>
      <w:r>
        <w:t xml:space="preserve">:</w:t>
      </w:r>
    </w:p>
    <w:p>
      <w:pPr>
        <w:numPr>
          <w:ilvl w:val="0"/>
          <w:numId w:val="1011"/>
        </w:numPr>
      </w:pPr>
      <w:ins w:id="112" w:author="PR Preview" w:date="2024-01-01T00:00:00Z">
        <w:r>
          <w:rPr>
            <w:b/>
            <w:bCs/>
          </w:rPr>
          <w:t xml:space="preserve">Structure of selection bias</w:t>
        </w:r>
      </w:ins>
      <w:ins w:id="112" w:author="PR Preview" w:date="2024-01-01T00:00:00Z">
        <w:r>
          <w:t xml:space="preserve">: Arises from conditioning on a common effect (collider) of treatment and outcome, or a variable affected by such a common effect (Figures 8.1–8.6)</w:t>
        </w:r>
      </w:ins>
    </w:p>
    <w:p>
      <w:pPr>
        <w:numPr>
          <w:ilvl w:val="0"/>
          <w:numId w:val="1011"/>
        </w:numPr>
      </w:pPr>
      <w:ins w:id="113" w:author="PR Preview" w:date="2024-01-01T00:00:00Z">
        <w:r>
          <w:rPr>
            <w:b/>
            <w:bCs/>
          </w:rPr>
          <w:t xml:space="preserve">Examples</w:t>
        </w:r>
      </w:ins>
      <w:ins w:id="113" w:author="PR Preview" w:date="2024-01-01T00:00:00Z">
        <w:r>
          <w:t xml:space="preserve"> </w:t>
        </w:r>
      </w:ins>
      <w:ins w:id="113" w:author="PR Preview" w:date="2024-01-01T00:00:00Z">
        <w:r>
          <w:t xml:space="preserve">(Figures 8.3–8.6):</w:t>
        </w:r>
      </w:ins>
    </w:p>
    <w:p>
      <w:pPr>
        <w:pStyle w:val="Compact"/>
        <w:numPr>
          <w:ilvl w:val="1"/>
          <w:numId w:val="1012"/>
        </w:numPr>
      </w:pPr>
      <w:ins w:id="114" w:author="PR Preview" w:date="2024-01-01T00:00:00Z">
        <w:r>
          <w:t xml:space="preserve">Differential loss to follow-up and informative censoring</w:t>
        </w:r>
      </w:ins>
    </w:p>
    <w:p>
      <w:pPr>
        <w:pStyle w:val="Compact"/>
        <w:numPr>
          <w:ilvl w:val="1"/>
          <w:numId w:val="1012"/>
        </w:numPr>
      </w:pPr>
      <w:ins w:id="115" w:author="PR Preview" w:date="2024-01-01T00:00:00Z">
        <w:r>
          <w:t xml:space="preserve">Missing data and nonresponse bias</w:t>
        </w:r>
      </w:ins>
    </w:p>
    <w:p>
      <w:pPr>
        <w:pStyle w:val="Compact"/>
        <w:numPr>
          <w:ilvl w:val="1"/>
          <w:numId w:val="1012"/>
        </w:numPr>
      </w:pPr>
      <w:ins w:id="116" w:author="PR Preview" w:date="2024-01-01T00:00:00Z">
        <w:r>
          <w:t xml:space="preserve">Healthy worker bias</w:t>
        </w:r>
      </w:ins>
    </w:p>
    <w:p>
      <w:pPr>
        <w:pStyle w:val="Compact"/>
        <w:numPr>
          <w:ilvl w:val="1"/>
          <w:numId w:val="1012"/>
        </w:numPr>
      </w:pPr>
      <w:r>
        <w:t xml:space="preserve">Self-selection and volunteer bias</w:t>
      </w:r>
    </w:p>
    <w:p>
      <w:pPr>
        <w:pStyle w:val="Compact"/>
        <w:numPr>
          <w:ilvl w:val="1"/>
          <w:numId w:val="1012"/>
        </w:numPr>
      </w:pPr>
      <w:ins w:id="118" w:author="PR Preview" w:date="2024-01-01T00:00:00Z">
        <w:r>
          <w:t xml:space="preserve">Selection affected by pre-study treatment</w:t>
        </w:r>
      </w:ins>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ins w:id="121" w:author="PR Preview" w:date="2024-01-01T00:00:00Z">
        <w:r>
          <w:t xml:space="preserve">Selection bias: conditioning on common effects (</w:t>
        </w:r>
      </w:ins>
      <m:oMath>
        <m:r>
          <m:t>A</m:t>
        </m:r>
        <m:r>
          <m:rPr>
            <m:sty m:val="p"/>
          </m:rPr>
          <m:t>→</m:t>
        </m:r>
        <m:r>
          <m:t>C</m:t>
        </m:r>
        <m:r>
          <m:rPr>
            <m:sty m:val="p"/>
          </m:rPr>
          <m:t>←</m:t>
        </m:r>
        <m:r>
          <m:t>Y</m:t>
        </m:r>
      </m:oMath>
      <w:ins w:id="121" w:author="PR Preview" w:date="2024-01-01T00:00:00Z">
        <w:r>
          <w:t xml:space="preserve">)</w:t>
        </w:r>
      </w:ins>
    </w:p>
    <w:p>
      <w:pPr>
        <w:pStyle w:val="Compact"/>
        <w:numPr>
          <w:ilvl w:val="1"/>
          <w:numId w:val="1013"/>
        </w:numPr>
      </w:pPr>
      <w:ins w:id="122" w:author="PR Preview" w:date="2024-01-01T00:00:00Z">
        <w:r>
          <w:t xml:space="preserve">Randomization prevents confounding but not selection bias occurring after randomization</w:t>
        </w:r>
      </w:ins>
    </w:p>
    <w:p>
      <w:pPr>
        <w:numPr>
          <w:ilvl w:val="0"/>
          <w:numId w:val="1011"/>
        </w:numPr>
      </w:pPr>
      <w:ins w:id="123" w:author="PR Preview" w:date="2024-01-01T00:00:00Z">
        <w:r>
          <w:rPr>
            <w:b/>
            <w:bCs/>
          </w:rPr>
          <w:t xml:space="preserve">Censoring as selection</w:t>
        </w:r>
      </w:ins>
      <w:ins w:id="123" w:author="PR Preview" w:date="2024-01-01T00:00:00Z">
        <w:r>
          <w:t xml:space="preserve">: In the wasabi trial, restricting to uncensored individuals (</w:t>
        </w:r>
      </w:ins>
      <m:oMath>
        <m:r>
          <m:t>C</m:t>
        </m:r>
        <m:r>
          <m:rPr>
            <m:sty m:val="p"/>
          </m:rPr>
          <m:t>=</m:t>
        </m:r>
        <m:r>
          <m:t>0</m:t>
        </m:r>
      </m:oMath>
      <w:ins w:id="123" w:author="PR Preview" w:date="2024-01-01T00:00:00Z">
        <w:r>
          <w:t xml:space="preserve">) gives a risk ratio of 0.89 instead of the true causal value of 1. The counterfactual of interest becomes</w:t>
        </w:r>
      </w:ins>
      <w:ins w:id="123" w:author="PR Preview" w:date="2024-01-01T00:00:00Z">
        <w:r>
          <w:t xml:space="preserve"> </w:t>
        </w:r>
      </w:ins>
      <m:oMath>
        <m:sSup>
          <m:e>
            <m:r>
              <m:t>Y</m:t>
            </m:r>
          </m:e>
          <m:sup>
            <m:r>
              <m:t>a</m:t>
            </m:r>
            <m:r>
              <m:rPr>
                <m:sty m:val="p"/>
              </m:rPr>
              <m:t>,</m:t>
            </m:r>
            <m:r>
              <m:t>c</m:t>
            </m:r>
            <m:r>
              <m:rPr>
                <m:sty m:val="p"/>
              </m:rPr>
              <m:t>=</m:t>
            </m:r>
            <m:r>
              <m:t>0</m:t>
            </m:r>
          </m:sup>
        </m:sSup>
      </m:oMath>
      <w:ins w:id="123" w:author="PR Preview" w:date="2024-01-01T00:00:00Z">
        <w:r>
          <w:t xml:space="preserve">, and censoring</w:t>
        </w:r>
      </w:ins>
      <w:ins w:id="123" w:author="PR Preview" w:date="2024-01-01T00:00:00Z">
        <w:r>
          <w:t xml:space="preserve"> </w:t>
        </w:r>
      </w:ins>
      <m:oMath>
        <m:r>
          <m:t>C</m:t>
        </m:r>
      </m:oMath>
      <w:ins w:id="123" w:author="PR Preview" w:date="2024-01-01T00:00:00Z">
        <w:r>
          <w:t xml:space="preserve"> </w:t>
        </w:r>
      </w:ins>
      <w:ins w:id="123" w:author="PR Preview" w:date="2024-01-01T00:00:00Z">
        <w:r>
          <w:t xml:space="preserve">is treated as another treatment.</w:t>
        </w:r>
      </w:ins>
    </w:p>
    <w:p>
      <w:pPr>
        <w:numPr>
          <w:ilvl w:val="0"/>
          <w:numId w:val="1011"/>
        </w:numPr>
      </w:pPr>
      <w:ins w:id="124" w:author="PR Preview" w:date="2024-01-01T00:00:00Z">
        <w:r>
          <w:rPr>
            <w:b/>
            <w:bCs/>
          </w:rPr>
          <w:t xml:space="preserve">Adjustment</w:t>
        </w:r>
      </w:ins>
      <w:ins w:id="124" w:author="PR Preview" w:date="2024-01-01T00:00:00Z">
        <w:r>
          <w:t xml:space="preserve">: IP weighting with</w:t>
        </w:r>
      </w:ins>
      <w:ins w:id="124"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ins w:id="124" w:author="PR Preview" w:date="2024-01-01T00:00:00Z">
        <w:r>
          <w:t xml:space="preserve"> </w:t>
        </w:r>
      </w:ins>
      <w:ins w:id="124" w:author="PR Preview" w:date="2024-01-01T00:00:00Z">
        <w:r>
          <w:t xml:space="preserve">creates a pseudo-population free of selection bias. Stratification adjusts for selection bias only in some causal structures (Figures 8.3, 8.5) but not others (Figures 8.4, 8.6).</w:t>
        </w:r>
      </w:ins>
    </w:p>
    <w:p>
      <w:pPr>
        <w:numPr>
          <w:ilvl w:val="0"/>
          <w:numId w:val="1011"/>
        </w:numPr>
      </w:pPr>
      <w:ins w:id="125" w:author="PR Preview" w:date="2024-01-01T00:00:00Z">
        <w:r>
          <w:rPr>
            <w:b/>
            <w:bCs/>
          </w:rPr>
          <w:t xml:space="preserve">Selection without bias</w:t>
        </w:r>
      </w:ins>
      <w:ins w:id="125" w:author="PR Preview" w:date="2024-01-01T00:00:00Z">
        <w:r>
          <w:t xml:space="preserve">: Collider stratification does not always induce selection bias. When data follow a multiplicative survival model (Figure 8.13), conditioning on survivors does not create a spurious association.</w:t>
        </w:r>
      </w:ins>
    </w:p>
    <w:p>
      <w:pPr>
        <w:pStyle w:val="FirstParagraph"/>
      </w:pPr>
      <w:r>
        <w:rPr>
          <w:b/>
          <w:bCs/>
        </w:rPr>
        <w:t xml:space="preserve">Practical implications</w:t>
      </w:r>
      <w:r>
        <w:t xml:space="preserve">:</w:t>
      </w:r>
    </w:p>
    <w:p>
      <w:pPr>
        <w:numPr>
          <w:ilvl w:val="0"/>
          <w:numId w:val="1014"/>
        </w:numPr>
      </w:pPr>
      <w:ins w:id="127" w:author="PR Preview" w:date="2024-01-01T00:00:00Z">
        <w:r>
          <w:rPr>
            <w:b/>
            <w:bCs/>
          </w:rPr>
          <w:t xml:space="preserve">Study design</w:t>
        </w:r>
      </w:ins>
      <w:ins w:id="127" w:author="PR Preview" w:date="2024-01-01T00:00:00Z">
        <w:r>
          <w:t xml:space="preserve">: Minimize selection bias by maximizing follow-up and reducing loss to follow-up.</w:t>
        </w:r>
      </w:ins>
    </w:p>
    <w:p>
      <w:pPr>
        <w:numPr>
          <w:ilvl w:val="0"/>
          <w:numId w:val="1014"/>
        </w:numPr>
      </w:pPr>
      <w:ins w:id="128" w:author="PR Preview" w:date="2024-01-01T00:00:00Z">
        <w:r>
          <w:rPr>
            <w:b/>
            <w:bCs/>
          </w:rPr>
          <w:t xml:space="preserve">Analysis</w:t>
        </w:r>
      </w:ins>
      <w:ins w:id="128" w:author="PR Preview" w:date="2024-01-01T00:00:00Z">
        <w:r>
          <w:t xml:space="preserve">: Use causal diagrams (DAGs) to identify the structure of selection bias and determine appropriate adjustment methods.</w:t>
        </w:r>
      </w:ins>
    </w:p>
    <w:p>
      <w:pPr>
        <w:numPr>
          <w:ilvl w:val="0"/>
          <w:numId w:val="1014"/>
        </w:numPr>
      </w:pPr>
      <w:ins w:id="129" w:author="PR Preview" w:date="2024-01-01T00:00:00Z">
        <w:r>
          <w:rPr>
            <w:b/>
            <w:bCs/>
          </w:rPr>
          <w:t xml:space="preserve">Key warning</w:t>
        </w:r>
      </w:ins>
      <w:ins w:id="129" w:author="PR Preview" w:date="2024-01-01T00:00:00Z">
        <w:r>
          <w:t xml:space="preserve">: Stratification can remove selection bias in simple structures (Figure 8.3) but can introduce additional bias in other structures (Figure 8.4) by opening a collider path on the treatment variable. IP weighting is more general.</w:t>
        </w:r>
      </w:ins>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ins w:id="132" w:author="PR Preview" w:date="2024-01-01T00:00:00Z">
        <w:r>
          <w:rPr>
            <w:b/>
            <w:bCs/>
          </w:rPr>
          <w:t xml:space="preserve">Chapters 12–15</w:t>
        </w:r>
      </w:ins>
      <w:ins w:id="132" w:author="PR Preview" w:date="2024-01-01T00:00:00Z">
        <w:r>
          <w:t xml:space="preserve">: Advanced estimation methods including censoring and time-varying treatments</w:t>
        </w:r>
      </w:ins>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2026-05-04T02:03:52Z</dcterms:created>
  <dcterms:modified xsi:type="dcterms:W3CDTF">2026-05-04T02:03:52Z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