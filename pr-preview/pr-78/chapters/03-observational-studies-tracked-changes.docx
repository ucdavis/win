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8"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5" w:name="exchangeability-and-confounding"/>
    <w:p>
      <w:pPr>
        <w:pStyle w:val="Heading3"/>
      </w:pPr>
      <w:r>
        <w:t xml:space="preserve">2.1 Exchangeability and Confounding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def-confounding-ch3"/>
          <w:p>
            <w:pPr>
              <w:pStyle w:val="BodyText"/>
            </w:pPr>
            <w:r>
              <w:rPr>
                <w:b/>
                <w:bCs/>
              </w:rPr>
              <w:t xml:space="preserve">Definition 3 (Confounding)</w:t>
            </w:r>
            <w:r>
              <w:t xml:space="preserve"> </w:t>
            </w:r>
            <w:r>
              <w:rPr>
                <w:b/>
                <w:bCs/>
              </w:rPr>
              <w:t xml:space="preserve">Confounding</w:t>
            </w:r>
            <w:r>
              <w:t xml:space="preserve"> </w:t>
            </w:r>
            <w:r>
              <w:t xml:space="preserve">is the absence of exchangeability. When exchangeability fails, comparing treated and untreated groups yields a biased estimate of the causal effect.</w:t>
            </w:r>
          </w:p>
          <w:bookmarkEnd w:id="13"/>
        </w:tc>
      </w:tr>
    </w:tbl>
    <w:p>
      <w:pPr>
        <w:pStyle w:val="BodyText"/>
      </w:pPr>
      <w:ins w:id="3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4"/>
        </w:tc>
      </w:tr>
    </w:tbl>
    <w:bookmarkEnd w:id="15"/>
    <w:bookmarkStart w:id="17"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unmeasured-confounders"/>
          <w:p>
            <w:pPr>
              <w:pStyle w:val="BodyText"/>
            </w:pPr>
            <w:r>
              <w:rPr>
                <w:b/>
                <w:bCs/>
              </w:rPr>
              <w:t xml:space="preserve">Definition 4 (Unmeasured Confounders)</w:t>
            </w:r>
            <w:r>
              <w:t xml:space="preserve"> </w:t>
            </w:r>
            <w:r>
              <w:rPr>
                <w:b/>
                <w:bCs/>
              </w:rPr>
              <w:t xml:space="preserve">Unmeasured confounders</w:t>
            </w:r>
            <w:r>
              <w:t xml:space="preserve"> </w:t>
            </w:r>
            <w:r>
              <w:t xml:space="preserve">are variables that affect both treatment and outcome but are not included in the measured covariates</w:t>
            </w:r>
            <w:r>
              <w:t xml:space="preserve"> </w:t>
            </w:r>
            <m:oMath>
              <m:r>
                <m:t>L</m:t>
              </m:r>
            </m:oMath>
            <w:r>
              <w:t xml:space="preserve">. If unmeasured confounders exist, conditional exchangeability fails, and causal effect estimates will be biased.</w:t>
            </w:r>
          </w:p>
          <w:bookmarkEnd w:id="16"/>
        </w:tc>
      </w:tr>
    </w:tbl>
    <w:bookmarkEnd w:id="17"/>
    <w:bookmarkEnd w:id="18"/>
    <w:bookmarkStart w:id="23"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positivity"/>
          <w:p>
            <w:pPr>
              <w:pStyle w:val="BodyText"/>
            </w:pPr>
            <w:r>
              <w:rPr>
                <w:b/>
                <w:bCs/>
              </w:rPr>
              <w:t xml:space="preserve">Definition 5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9"/>
        </w:tc>
      </w:tr>
    </w:tbl>
    <w:bookmarkStart w:id="22"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0"/>
        </w:tc>
      </w:tr>
    </w:tbl>
    <w:p>
      <w:pPr>
        <w:pStyle w:val="BodyText"/>
      </w:pPr>
      <w:ins w:id="5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positivity-violation-types"/>
          <w:p>
            <w:pPr>
              <w:pStyle w:val="BodyText"/>
            </w:pPr>
            <w:r>
              <w:rPr>
                <w:b/>
                <w:bCs/>
              </w:rPr>
              <w:t xml:space="preserve">Definition 6 (Types of Positivity Violations)</w:t>
            </w:r>
            <w:r>
              <w:t xml:space="preserve"> </w:t>
            </w: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the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rPr>
                <w:b/>
                <w:bCs/>
              </w:rPr>
              <w:t xml:space="preserve">Near-violations</w:t>
            </w:r>
            <w:r>
              <w:t xml:space="preserve"> </w:t>
            </w:r>
            <w:r>
              <w:t xml:space="preserve">occur when</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which can also cause problems, leading to unstable estimates with large variance.</w:t>
            </w:r>
          </w:p>
          <w:bookmarkEnd w:id="21"/>
        </w:tc>
      </w:tr>
    </w:tbl>
    <w:p>
      <w:pPr>
        <w:pStyle w:val="BodyText"/>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bookmarkEnd w:id="22"/>
    <w:bookmarkEnd w:id="23"/>
    <w:bookmarkStart w:id="29"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consistency"/>
          <w:p>
            <w:pPr>
              <w:pStyle w:val="BodyText"/>
            </w:pPr>
            <w:r>
              <w:rPr>
                <w:b/>
                <w:bCs/>
              </w:rPr>
              <w:t xml:space="preserve">Definition 7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4"/>
        </w:tc>
      </w:tr>
    </w:tbl>
    <w:bookmarkStart w:id="28" w:name="well-defined-interventions"/>
    <w:p>
      <w:pPr>
        <w:pStyle w:val="Heading3"/>
      </w:pPr>
      <w:r>
        <w:t xml:space="preserve">4.1 Well-Defined Interventions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def-well-defined-treatment"/>
          <w:p>
            <w:pPr>
              <w:pStyle w:val="BodyText"/>
            </w:pPr>
            <w:r>
              <w:rPr>
                <w:b/>
                <w:bCs/>
              </w:rPr>
              <w:t xml:space="preserve">Definition 8 (Well-Defined Treatment)</w:t>
            </w:r>
            <w:r>
              <w:t xml:space="preserve"> </w:t>
            </w:r>
            <w:r>
              <w:t xml:space="preserve">For consistency to hold, the treatment must be</w:t>
            </w:r>
            <w:r>
              <w:t xml:space="preserve"> </w:t>
            </w:r>
            <w:r>
              <w:rPr>
                <w:b/>
                <w:bCs/>
              </w:rPr>
              <w:t xml:space="preserve">well-defined</w:t>
            </w:r>
            <w:r>
              <w:t xml:space="preserve">: we must be able to precisely specify what it means to receive treatment level</w:t>
            </w:r>
            <w:r>
              <w:t xml:space="preserve"> </w:t>
            </w:r>
            <m:oMath>
              <m:r>
                <m:t>a</m:t>
              </m:r>
            </m:oMath>
            <w:r>
              <w:t xml:space="preserve">.</w:t>
            </w:r>
          </w:p>
          <w:bookmarkEnd w:id="25"/>
        </w:tc>
      </w:tr>
    </w:tbl>
    <w:p>
      <w:pPr>
        <w:pStyle w:val="BodyText"/>
      </w:pPr>
      <w:ins w:id="6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6"/>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def-sutva"/>
          <w:p>
            <w:pPr>
              <w:pStyle w:val="BodyText"/>
            </w:pPr>
            <w:r>
              <w:rPr>
                <w:b/>
                <w:bCs/>
              </w:rPr>
              <w:t xml:space="preserve">Definition 9 (Stable Unit Treatment Value Assumption (SUTVA))</w:t>
            </w:r>
            <w:r>
              <w:t xml:space="preserve"> </w:t>
            </w:r>
            <w:r>
              <w:t xml:space="preserve">For consistency to hold, we need either:</w:t>
            </w:r>
          </w:p>
          <w:p>
            <w:pPr>
              <w:pStyle w:val="Compact"/>
              <w:numPr>
                <w:ilvl w:val="0"/>
                <w:numId w:val="1009"/>
              </w:numPr>
            </w:pP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p>
          <w:p>
            <w:pPr>
              <w:pStyle w:val="Compact"/>
              <w:numPr>
                <w:ilvl w:val="0"/>
                <w:numId w:val="1009"/>
              </w:numPr>
            </w:pPr>
            <w:r>
              <w:rPr>
                <w:b/>
                <w:bCs/>
              </w:rPr>
              <w:t xml:space="preserve">Treatment variation irrelevance</w:t>
            </w:r>
            <w:r>
              <w:t xml:space="preserve">: Different versions of treatment have the same effect on the outcome (often implausible).</w:t>
            </w:r>
          </w:p>
          <w:p>
            <w:pPr>
              <w:pStyle w:val="FirstParagraph"/>
            </w:pPr>
            <w:r>
              <w:t xml:space="preserve">This requirement is sometimes called the</w:t>
            </w:r>
            <w:r>
              <w:t xml:space="preserve"> </w:t>
            </w:r>
            <w:r>
              <w:rPr>
                <w:b/>
                <w:bCs/>
              </w:rPr>
              <w:t xml:space="preserve">Stable Unit Treatment Value Assumption (SUTVA)</w:t>
            </w:r>
            <w:r>
              <w:t xml:space="preserve">.</w:t>
            </w:r>
          </w:p>
          <w:bookmarkEnd w:id="27"/>
        </w:tc>
      </w:tr>
    </w:tbl>
    <w:bookmarkEnd w:id="28"/>
    <w:bookmarkEnd w:id="29"/>
    <w:bookmarkStart w:id="34"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no-interference"/>
          <w:p>
            <w:pPr>
              <w:pStyle w:val="BodyText"/>
            </w:pPr>
            <w:r>
              <w:rPr>
                <w:b/>
                <w:bCs/>
              </w:rPr>
              <w:t xml:space="preserve">Definition 10 (No Interference)</w:t>
            </w:r>
            <w:r>
              <w:t xml:space="preserve"> </w:t>
            </w: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End w:id="30"/>
        </w:tc>
      </w:tr>
    </w:tbl>
    <w:p>
      <w:pPr>
        <w:pStyle w:val="BodyText"/>
      </w:pPr>
      <w:ins w:id="6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1"/>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10"/>
        </w:numPr>
      </w:pPr>
      <w:r>
        <w:t xml:space="preserve">Infectious disease studies (herd immunity)</w:t>
      </w:r>
    </w:p>
    <w:p>
      <w:pPr>
        <w:pStyle w:val="Compact"/>
        <w:numPr>
          <w:ilvl w:val="0"/>
          <w:numId w:val="1010"/>
        </w:numPr>
      </w:pPr>
      <w:r>
        <w:t xml:space="preserve">Social network studies (peer effects)</w:t>
      </w:r>
      <w:r>
        <w:br/>
      </w:r>
    </w:p>
    <w:p>
      <w:pPr>
        <w:pStyle w:val="Compact"/>
        <w:numPr>
          <w:ilvl w:val="0"/>
          <w:numId w:val="1010"/>
        </w:numPr>
      </w:pPr>
      <w:r>
        <w:t xml:space="preserve">Environmental exposures (shared exposures)</w:t>
      </w:r>
    </w:p>
    <w:p>
      <w:pPr>
        <w:pStyle w:val="Compact"/>
        <w:numPr>
          <w:ilvl w:val="0"/>
          <w:numId w:val="1010"/>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Start w:id="33" w:name="temporal-consistency"/>
    <w:p>
      <w:pPr>
        <w:pStyle w:val="Heading3"/>
      </w:pPr>
      <w:ins w:id="78" w:author="PR Preview" w:date="2024-01-01T00:00:00Z">
        <w:r>
          <w:t xml:space="preserve">5.1 Temporal Consistency</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temporal-consistency"/>
          <w:p>
            <w:pPr>
              <w:pStyle w:val="BodyText"/>
            </w:pPr>
            <w:r>
              <w:rPr>
                <w:b/>
                <w:bCs/>
              </w:rPr>
              <w:t xml:space="preserve">Definition 11 (Temporal Consistency)</w:t>
            </w:r>
            <w:r>
              <w:t xml:space="preserve"> </w:t>
            </w:r>
            <w:r>
              <w:t xml:space="preserve">Consistency also requires that the</w:t>
            </w:r>
            <w:r>
              <w:t xml:space="preserve"> </w:t>
            </w:r>
            <w:r>
              <w:rPr>
                <w:b/>
                <w:bCs/>
              </w:rPr>
              <w:t xml:space="preserve">timing</w:t>
            </w:r>
            <w:r>
              <w:t xml:space="preserve"> </w:t>
            </w:r>
            <w:r>
              <w:t xml:space="preserve">of treatment and outcome measurement is well-defined: we must specify when treatment is received and when the outcome is measured.</w:t>
            </w:r>
          </w:p>
          <w:bookmarkEnd w:id="32"/>
        </w:tc>
      </w:tr>
    </w:tbl>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1"/>
        </w:numPr>
      </w:pPr>
      <w:r>
        <w:t xml:space="preserve">When is treatment received?</w:t>
      </w:r>
    </w:p>
    <w:p>
      <w:pPr>
        <w:pStyle w:val="Compact"/>
        <w:numPr>
          <w:ilvl w:val="0"/>
          <w:numId w:val="1011"/>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3"/>
    <w:bookmarkEnd w:id="34"/>
    <w:bookmarkStart w:id="39"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target-trial"/>
          <w:p>
            <w:pPr>
              <w:pStyle w:val="BodyText"/>
            </w:pPr>
            <w:r>
              <w:rPr>
                <w:b/>
                <w:bCs/>
              </w:rPr>
              <w:t xml:space="preserve">Definition 12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2"/>
              </w:numPr>
            </w:pPr>
            <w:r>
              <w:t xml:space="preserve">The causal question we are trying to answer</w:t>
            </w:r>
          </w:p>
          <w:p>
            <w:pPr>
              <w:pStyle w:val="Compact"/>
              <w:numPr>
                <w:ilvl w:val="0"/>
                <w:numId w:val="1012"/>
              </w:numPr>
            </w:pPr>
            <w:r>
              <w:t xml:space="preserve">The treatment comparison of interest</w:t>
            </w:r>
          </w:p>
          <w:p>
            <w:pPr>
              <w:pStyle w:val="Compact"/>
              <w:numPr>
                <w:ilvl w:val="0"/>
                <w:numId w:val="1012"/>
              </w:numPr>
            </w:pPr>
            <w:r>
              <w:t xml:space="preserve">The outcome and follow-up time</w:t>
            </w:r>
          </w:p>
          <w:p>
            <w:pPr>
              <w:pStyle w:val="Compact"/>
              <w:numPr>
                <w:ilvl w:val="0"/>
                <w:numId w:val="1012"/>
              </w:numPr>
            </w:pPr>
            <w:r>
              <w:t xml:space="preserve">The eligibility criteria</w:t>
            </w:r>
          </w:p>
          <w:p>
            <w:pPr>
              <w:pStyle w:val="Compact"/>
              <w:numPr>
                <w:ilvl w:val="0"/>
                <w:numId w:val="1012"/>
              </w:numPr>
            </w:pPr>
            <w:r>
              <w:t xml:space="preserve">The estimand (parameter to be estimated)</w:t>
            </w:r>
          </w:p>
          <w:bookmarkEnd w:id="35"/>
        </w:tc>
      </w:tr>
    </w:tbl>
    <w:bookmarkStart w:id="36"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3"/>
        </w:numPr>
      </w:pPr>
      <w:r>
        <w:rPr>
          <w:b/>
          <w:bCs/>
        </w:rPr>
        <w:t xml:space="preserve">Exchangeability</w:t>
      </w:r>
      <w:r>
        <w:t xml:space="preserve">: Can we adjust for confounders to simulate randomization?</w:t>
      </w:r>
    </w:p>
    <w:p>
      <w:pPr>
        <w:pStyle w:val="Compact"/>
        <w:numPr>
          <w:ilvl w:val="0"/>
          <w:numId w:val="1013"/>
        </w:numPr>
      </w:pPr>
      <w:r>
        <w:rPr>
          <w:b/>
          <w:bCs/>
        </w:rPr>
        <w:t xml:space="preserve">Positivity</w:t>
      </w:r>
      <w:r>
        <w:t xml:space="preserve">: Do we have both treated and untreated individuals in all relevant subgroups?</w:t>
      </w:r>
    </w:p>
    <w:p>
      <w:pPr>
        <w:pStyle w:val="Compact"/>
        <w:numPr>
          <w:ilvl w:val="0"/>
          <w:numId w:val="1013"/>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4"/>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4"/>
        </w:numPr>
      </w:pPr>
      <w:r>
        <w:rPr>
          <w:b/>
          <w:bCs/>
        </w:rPr>
        <w:t xml:space="preserve">Identifying potential biases</w:t>
      </w:r>
      <w:r>
        <w:t xml:space="preserve">: Differences between the target trial and our observational study reveal potential sources of bias</w:t>
      </w:r>
    </w:p>
    <w:p>
      <w:pPr>
        <w:numPr>
          <w:ilvl w:val="0"/>
          <w:numId w:val="1014"/>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6"/>
    <w:bookmarkStart w:id="38"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5"/>
              </w:numPr>
            </w:pPr>
            <w:r>
              <w:rPr>
                <w:b/>
                <w:bCs/>
              </w:rPr>
              <w:t xml:space="preserve">Eligibility</w:t>
            </w:r>
            <w:r>
              <w:t xml:space="preserve">: Adults aged 40-75 with LDL cholesterol &gt; 190 mg/dL, no history of CVD</w:t>
            </w:r>
          </w:p>
          <w:p>
            <w:pPr>
              <w:pStyle w:val="Compact"/>
              <w:numPr>
                <w:ilvl w:val="0"/>
                <w:numId w:val="1015"/>
              </w:numPr>
            </w:pPr>
            <w:r>
              <w:rPr>
                <w:b/>
                <w:bCs/>
              </w:rPr>
              <w:t xml:space="preserve">Treatment</w:t>
            </w:r>
            <w:r>
              <w:t xml:space="preserve">: Daily statin (yes/no)</w:t>
            </w:r>
          </w:p>
          <w:p>
            <w:pPr>
              <w:pStyle w:val="Compact"/>
              <w:numPr>
                <w:ilvl w:val="0"/>
                <w:numId w:val="1015"/>
              </w:numPr>
            </w:pPr>
            <w:r>
              <w:rPr>
                <w:b/>
                <w:bCs/>
              </w:rPr>
              <w:t xml:space="preserve">Assignment</w:t>
            </w:r>
            <w:r>
              <w:t xml:space="preserve">: Random assignment to statin or no statin</w:t>
            </w:r>
          </w:p>
          <w:p>
            <w:pPr>
              <w:pStyle w:val="Compact"/>
              <w:numPr>
                <w:ilvl w:val="0"/>
                <w:numId w:val="1015"/>
              </w:numPr>
            </w:pPr>
            <w:r>
              <w:rPr>
                <w:b/>
                <w:bCs/>
              </w:rPr>
              <w:t xml:space="preserve">Outcome</w:t>
            </w:r>
            <w:r>
              <w:t xml:space="preserve">: CVD event within 5 years</w:t>
            </w:r>
          </w:p>
          <w:p>
            <w:pPr>
              <w:pStyle w:val="Compact"/>
              <w:numPr>
                <w:ilvl w:val="0"/>
                <w:numId w:val="1015"/>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6"/>
              </w:numPr>
            </w:pPr>
            <w:r>
              <w:t xml:space="preserve">Identify individuals meeting eligibility criteria in electronic health records</w:t>
            </w:r>
          </w:p>
          <w:p>
            <w:pPr>
              <w:pStyle w:val="Compact"/>
              <w:numPr>
                <w:ilvl w:val="0"/>
                <w:numId w:val="1016"/>
              </w:numPr>
            </w:pPr>
            <w:r>
              <w:t xml:space="preserve">Compare those who initiated statins vs. those who did not</w:t>
            </w:r>
          </w:p>
          <w:p>
            <w:pPr>
              <w:pStyle w:val="Compact"/>
              <w:numPr>
                <w:ilvl w:val="0"/>
                <w:numId w:val="1016"/>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6"/>
              </w:numPr>
            </w:pPr>
            <w:r>
              <w:t xml:space="preserve">Follow individuals for 5 years, censoring if they move or die from non-CVD causes</w:t>
            </w:r>
          </w:p>
          <w:bookmarkEnd w:id="37"/>
        </w:tc>
      </w:tr>
    </w:tbl>
    <w:p>
      <w:pPr>
        <w:pStyle w:val="FirstParagraph"/>
      </w:pPr>
      <w:r>
        <w:t xml:space="preserve">In this example, the key challenges are:</w:t>
      </w:r>
    </w:p>
    <w:p>
      <w:pPr>
        <w:numPr>
          <w:ilvl w:val="0"/>
          <w:numId w:val="1017"/>
        </w:numPr>
      </w:pPr>
      <w:r>
        <w:rPr>
          <w:b/>
          <w:bCs/>
        </w:rPr>
        <w:t xml:space="preserve">Exchangeability</w:t>
      </w:r>
      <w:r>
        <w:t xml:space="preserve">: Did we measure all confounders? Are there unmeasured factors (e.g., health behaviors, genetics) that affect both statin use and CVD risk?</w:t>
      </w:r>
    </w:p>
    <w:p>
      <w:pPr>
        <w:numPr>
          <w:ilvl w:val="0"/>
          <w:numId w:val="1017"/>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7"/>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8"/>
    <w:bookmarkEnd w:id="39"/>
    <w:bookmarkStart w:id="40"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8"/>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8"/>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8"/>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9"/>
        </w:numPr>
      </w:pPr>
      <w:r>
        <w:t xml:space="preserve">Chapter 4 introduces effect modification, where causal effects differ across subgroups</w:t>
      </w:r>
    </w:p>
    <w:p>
      <w:pPr>
        <w:pStyle w:val="Compact"/>
        <w:numPr>
          <w:ilvl w:val="0"/>
          <w:numId w:val="1019"/>
        </w:numPr>
      </w:pPr>
      <w:r>
        <w:t xml:space="preserve">Chapter 5 discusses interaction between treatments</w:t>
      </w:r>
    </w:p>
    <w:p>
      <w:pPr>
        <w:pStyle w:val="Compact"/>
        <w:numPr>
          <w:ilvl w:val="0"/>
          <w:numId w:val="1019"/>
        </w:numPr>
      </w:pPr>
      <w:r>
        <w:t xml:space="preserve">Chapter 6 introduces causal diagrams, a powerful tool for understanding confounding</w:t>
      </w:r>
    </w:p>
    <w:p>
      <w:pPr>
        <w:pStyle w:val="Compact"/>
        <w:numPr>
          <w:ilvl w:val="0"/>
          <w:numId w:val="1019"/>
        </w:numPr>
      </w:pPr>
      <w:r>
        <w:t xml:space="preserve">Chapters 7-9 explore specific types of bias: confounding, selection bias, and measurement bias</w:t>
      </w:r>
    </w:p>
    <w:p>
      <w:pPr>
        <w:pStyle w:val="Compact"/>
        <w:numPr>
          <w:ilvl w:val="0"/>
          <w:numId w:val="1019"/>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0"/>
    <w:bookmarkStart w:id="44" w:name="references"/>
    <w:p>
      <w:pPr>
        <w:pStyle w:val="Heading2"/>
      </w:pPr>
      <w:r>
        <w:t xml:space="preserve">8 References</w:t>
      </w:r>
    </w:p>
    <w:p>
      <w:r>
        <w:pict>
          <v:rect style="width:0;height:1.5pt" o:hralign="center" o:hrstd="t" o:hr="t"/>
        </w:pic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2026-08-20T20:49:41Z</dcterms:created>
  <dcterms:modified xsi:type="dcterms:W3CDTF">2026-08-20T20:49:41Z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