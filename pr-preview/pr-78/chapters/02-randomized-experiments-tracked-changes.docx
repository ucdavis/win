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4"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3"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thm-association-equals-causation"/>
          <w:p>
            <w:pPr>
              <w:pStyle w:val="BodyText"/>
            </w:pPr>
            <w:r>
              <w:rPr>
                <w:b/>
                <w:bCs/>
              </w:rPr>
              <w:t xml:space="preserve">Theorem 1 (Association Equals Causation Under Exchangeability)</w:t>
            </w:r>
            <w:r>
              <w:t xml:space="preserve"> </w:t>
            </w:r>
            <w:r>
              <w:t xml:space="preserve">Under exchangeability,</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r>
                  <m:rPr>
                    <m:sty m:val="p"/>
                  </m:rPr>
                  <m:t>.</m:t>
                </m:r>
              </m:oMath>
            </m:oMathPara>
          </w:p>
          <w:bookmarkEnd w:id="12"/>
        </w:tc>
      </w:tr>
    </w:tbl>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3"/>
    <w:bookmarkEnd w:id="14"/>
    <w:bookmarkStart w:id="20"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5"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5"/>
    <w:bookmarkStart w:id="17"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6"/>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7"/>
    <w:bookmarkStart w:id="19"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randomization-types"/>
          <w:p>
            <w:pPr>
              <w:pStyle w:val="BodyText"/>
            </w:pPr>
            <w:r>
              <w:rPr>
                <w:b/>
                <w:bCs/>
              </w:rPr>
              <w:t xml:space="preserve">Definition 3 (Types of Conditional Randomization)</w:t>
            </w:r>
            <w:r>
              <w:t xml:space="preserve"> </w:t>
            </w:r>
            <w:r>
              <w:t xml:space="preserve"> </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8"/>
        </w:tc>
      </w:tr>
    </w:tbl>
    <w:bookmarkEnd w:id="19"/>
    <w:bookmarkEnd w:id="20"/>
    <w:bookmarkStart w:id="25"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2"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standardization"/>
          <w:p>
            <w:pPr>
              <w:pStyle w:val="BodyText"/>
            </w:pPr>
            <w:r>
              <w:rPr>
                <w:b/>
                <w:bCs/>
              </w:rPr>
              <w:t xml:space="preserve">Definition 4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21"/>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2"/>
    <w:bookmarkStart w:id="23"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3"/>
    <w:bookmarkStart w:id="24"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4"/>
    <w:bookmarkEnd w:id="25"/>
    <w:bookmarkStart w:id="33"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7"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pw"/>
          <w:p>
            <w:pPr>
              <w:pStyle w:val="BodyText"/>
            </w:pPr>
            <w:r>
              <w:rPr>
                <w:b/>
                <w:bCs/>
              </w:rPr>
              <w:t xml:space="preserve">Definition 5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6"/>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7"/>
    <w:bookmarkStart w:id="28"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8"/>
    <w:bookmarkStart w:id="29"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9"/>
    <w:bookmarkStart w:id="30"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30"/>
    <w:bookmarkStart w:id="32"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def-positivity"/>
          <w:p>
            <w:pPr>
              <w:pStyle w:val="BodyText"/>
            </w:pPr>
            <w:r>
              <w:rPr>
                <w:b/>
                <w:bCs/>
              </w:rPr>
              <w:t xml:space="preserve">Definition 6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31"/>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2"/>
    <w:bookmarkEnd w:id="33"/>
    <w:bookmarkStart w:id="34"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4"/>
    <w:bookmarkStart w:id="40" w:name="fine-point"/>
    <w:p>
      <w:pPr>
        <w:pStyle w:val="Heading2"/>
      </w:pPr>
      <w:r>
        <w:t xml:space="preserve">6 Fine Point</w:t>
      </w:r>
    </w:p>
    <w:p>
      <w:r>
        <w:pict>
          <v:rect style="width:0;height:1.5pt" o:hralign="center" o:hrstd="t" o:hr="t"/>
        </w:pict>
      </w:r>
    </w:p>
    <w:bookmarkStart w:id="37" w:name="the-intention-to-treat-effect"/>
    <w:p>
      <w:pPr>
        <w:pStyle w:val="Heading3"/>
      </w:pPr>
      <w:r>
        <w:t xml:space="preserve">6.1 2.1 The intention-to-treat effect</w:t>
      </w:r>
    </w:p>
    <w:p>
      <w:pPr>
        <w:pStyle w:val="FirstParagraph"/>
      </w:pPr>
      <w:ins w:id="154" w:author="PR Preview" w:date="2024-01-01T00:00:00Z">
        <w:r>
          <w:t xml:space="preserve">In randomized experiments, individuals may not receive or adhere to their assigned treatment. For example, someone randomized to receive a transplant may refuse it.</w:t>
        </w:r>
      </w:ins>
    </w:p>
    <w:p>
      <w:pPr>
        <w:pStyle w:val="BodyText"/>
      </w:pPr>
      <w:ins w:id="155" w:author="PR Preview" w:date="2024-01-01T00:00:00Z">
        <w:r>
          <w:t xml:space="preserve">Let</w:t>
        </w:r>
      </w:ins>
      <w:ins w:id="155" w:author="PR Preview" w:date="2024-01-01T00:00:00Z">
        <w:r>
          <w:t xml:space="preserve"> </w:t>
        </w:r>
      </w:ins>
      <m:oMath>
        <m:r>
          <m:t>Z</m:t>
        </m:r>
      </m:oMath>
      <w:ins w:id="155" w:author="PR Preview" w:date="2024-01-01T00:00:00Z">
        <w:r>
          <w:t xml:space="preserve"> </w:t>
        </w:r>
      </w:ins>
      <w:ins w:id="155" w:author="PR Preview" w:date="2024-01-01T00:00:00Z">
        <w:r>
          <w:t xml:space="preserve">denote random assignment and</w:t>
        </w:r>
      </w:ins>
      <w:ins w:id="155" w:author="PR Preview" w:date="2024-01-01T00:00:00Z">
        <w:r>
          <w:t xml:space="preserve"> </w:t>
        </w:r>
      </w:ins>
      <m:oMath>
        <m:r>
          <m:t>A</m:t>
        </m:r>
      </m:oMath>
      <w:ins w:id="155" w:author="PR Preview" w:date="2024-01-01T00:00:00Z">
        <w:r>
          <w:t xml:space="preserve"> </w:t>
        </w:r>
      </w:ins>
      <w:ins w:id="155" w:author="PR Preview" w:date="2024-01-01T00:00:00Z">
        <w:r>
          <w:t xml:space="preserve">denote treatment actually received.</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itt-ch2"/>
          <w:p>
            <w:pPr>
              <w:pStyle w:val="BodyText"/>
            </w:pPr>
            <w:r>
              <w:rPr>
                <w:b/>
                <w:bCs/>
              </w:rPr>
              <w:t xml:space="preserve">Definition 7 (Intention-to-Treat (ITT) Effect)</w:t>
            </w:r>
            <w:r>
              <w:t xml:space="preserve"> </w:t>
            </w:r>
            <w:r>
              <w:t xml:space="preserve">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w:t>
            </w:r>
          </w:p>
          <w:bookmarkEnd w:id="35"/>
        </w:tc>
      </w:tr>
    </w:tbl>
    <w:p>
      <w:pPr>
        <w:pStyle w:val="BodyText"/>
      </w:pPr>
      <w:ins w:id="156"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pp-ch2"/>
          <w:p>
            <w:pPr>
              <w:pStyle w:val="BodyText"/>
            </w:pPr>
            <w:r>
              <w:rPr>
                <w:b/>
                <w:bCs/>
              </w:rPr>
              <w:t xml:space="preserve">Definition 8 (Per-Protocol Effect)</w:t>
            </w:r>
            <w:r>
              <w:t xml:space="preserve"> </w:t>
            </w:r>
            <w:r>
              <w:t xml:space="preserve">The</w:t>
            </w:r>
            <w:r>
              <w:t xml:space="preserve"> </w:t>
            </w:r>
            <w:r>
              <w:rPr>
                <w:b/>
                <w:bCs/>
              </w:rPr>
              <w:t xml:space="preserve">per-protocol effect</w:t>
            </w:r>
            <w:r>
              <w:t xml:space="preserve"> </w:t>
            </w:r>
            <w:r>
              <w:t xml:space="preserve">is the causal effect of treatment actually received:</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bookmarkEnd w:id="36"/>
        </w:tc>
      </w:tr>
    </w:tbl>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7"/>
    <w:bookmarkStart w:id="39"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permutation-test"/>
          <w:p>
            <w:pPr>
              <w:pStyle w:val="BodyText"/>
            </w:pPr>
            <w:r>
              <w:rPr>
                <w:b/>
                <w:bCs/>
              </w:rPr>
              <w:t xml:space="preserve">Definition 9 (Permutation Test (Fisher’s Randomization Test))</w:t>
            </w:r>
            <w:r>
              <w:t xml:space="preserve"> </w:t>
            </w:r>
            <w:r>
              <w:t xml:space="preserve">Under the sharp causal null hypothesis,</w:t>
            </w:r>
            <w:r>
              <w:t xml:space="preserve"> </w:t>
            </w:r>
            <w:r>
              <w:rPr>
                <w:b/>
                <w:bCs/>
              </w:rPr>
              <w:t xml:space="preserve">exact inference</w:t>
            </w:r>
            <w:r>
              <w:t xml:space="preserve"> </w:t>
            </w:r>
            <w:r>
              <w:t xml:space="preserve">can be performed using a</w:t>
            </w:r>
            <w:r>
              <w:t xml:space="preserve"> </w:t>
            </w:r>
            <w:r>
              <w:rPr>
                <w:b/>
                <w:bCs/>
              </w:rPr>
              <w:t xml:space="preserve">permutation test</w:t>
            </w:r>
            <w:r>
              <w:t xml:space="preserve"> </w:t>
            </w:r>
            <w:r>
              <w:t xml:space="preserve">(also called</w:t>
            </w:r>
            <w:r>
              <w:t xml:space="preserve"> </w:t>
            </w:r>
            <w:r>
              <w:rPr>
                <w:b/>
                <w:bCs/>
              </w:rPr>
              <w:t xml:space="preserve">Fisher’s randomization test</w:t>
            </w:r>
            <w:r>
              <w:t xml:space="preserve">), which is valid in finite samples without distributional assumptions.</w:t>
            </w:r>
          </w:p>
          <w:bookmarkEnd w:id="38"/>
        </w:tc>
      </w:tr>
    </w:tbl>
    <w:p>
      <w:pPr>
        <w:pStyle w:val="BodyText"/>
      </w:pPr>
      <w:r>
        <w:t xml:space="preserve">Under the average null (but not the sharp null), standard large-sample inference (normal approximation, t-tests) is typically used.</w:t>
      </w:r>
    </w:p>
    <w:bookmarkEnd w:id="39"/>
    <w:bookmarkEnd w:id="40"/>
    <w:bookmarkStart w:id="44" w:name="technical-point"/>
    <w:p>
      <w:pPr>
        <w:pStyle w:val="Heading2"/>
      </w:pPr>
      <w:r>
        <w:t xml:space="preserve">7 Technical Point</w:t>
      </w:r>
    </w:p>
    <w:p>
      <w:r>
        <w:pict>
          <v:rect style="width:0;height:1.5pt" o:hralign="center" o:hrstd="t" o:hr="t"/>
        </w:pict>
      </w:r>
    </w:p>
    <w:bookmarkStart w:id="42" w:name="identification-and-exchangeability"/>
    <w:p>
      <w:pPr>
        <w:pStyle w:val="Heading3"/>
      </w:pPr>
      <w:r>
        <w:t xml:space="preserve">7.1 2.1 Identification and exchangeability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1" w:name="def-identified-ch2"/>
          <w:p>
            <w:pPr>
              <w:pStyle w:val="BodyText"/>
            </w:pPr>
            <w:r>
              <w:rPr>
                <w:b/>
                <w:bCs/>
              </w:rPr>
              <w:t xml:space="preserve">Definition 10 (Identified)</w:t>
            </w:r>
            <w:r>
              <w:t xml:space="preserve"> </w:t>
            </w:r>
            <w:r>
              <w:t xml:space="preserve">A causal quantity is</w:t>
            </w:r>
            <w:r>
              <w:t xml:space="preserve"> </w:t>
            </w:r>
            <w:r>
              <w:rPr>
                <w:b/>
                <w:bCs/>
              </w:rPr>
              <w:t xml:space="preserve">identified</w:t>
            </w:r>
            <w:r>
              <w:t xml:space="preserve"> </w:t>
            </w:r>
            <w:r>
              <w:t xml:space="preserve">if it can be expressed as a function of the observed data distribution.</w:t>
            </w:r>
          </w:p>
          <w:bookmarkEnd w:id="41"/>
        </w:tc>
      </w:tr>
    </w:tbl>
    <w:p>
      <w:pPr>
        <w:pStyle w:val="BodyText"/>
      </w:pPr>
      <w:ins w:id="164" w:author="PR Preview" w:date="2024-01-01T00:00:00Z">
        <w:r>
          <w:t xml:space="preserve">Exchangeability is a sufficient condition for identifying average causal effects.</w:t>
        </w:r>
      </w:ins>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42"/>
    <w:bookmarkStart w:id="43"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43"/>
    <w:bookmarkEnd w:id="44"/>
    <w:bookmarkStart w:id="48" w:name="references"/>
    <w:p>
      <w:pPr>
        <w:pStyle w:val="Heading2"/>
      </w:pPr>
      <w:r>
        <w:t xml:space="preserve">8 References</w:t>
      </w:r>
    </w:p>
    <w:p>
      <w:r>
        <w:pict>
          <v:rect style="width:0;height:1.5pt" o:hralign="center" o:hrstd="t" o:hr="t"/>
        </w:pic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2026-08-20T20:49:30Z</dcterms:created>
  <dcterms:modified xsi:type="dcterms:W3CDTF">2026-08-20T20:49:30Z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