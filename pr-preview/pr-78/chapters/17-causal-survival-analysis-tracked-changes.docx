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In previous chapters we have been concerned with causal questions about treatment effects on outcomes occurring at a particular time point.</w:t>
      </w:r>
      <w:r>
        <w:t xml:space="preserve"> </w:t>
      </w:r>
      <w:r>
        <w:t xml:space="preserve">For example, we estimated the effect of smoking cessation on weight gain measured in the year 1982.</w:t>
      </w:r>
      <w:r>
        <w:t xml:space="preserve"> </w:t>
      </w:r>
      <w:r>
        <w:t xml:space="preserve">Many causal questions, however, are concerned with treatment effects on the</w:t>
      </w:r>
      <w:r>
        <w:t xml:space="preserve"> </w:t>
      </w:r>
      <w:r>
        <w:rPr>
          <w:b/>
          <w:bCs/>
        </w:rPr>
        <w:t xml:space="preserve">time until</w:t>
      </w:r>
      <w:r>
        <w:t xml:space="preserve"> </w:t>
      </w:r>
      <w:r>
        <w:t xml:space="preserve">the occurrence of an event of interest.</w:t>
      </w:r>
      <w:r>
        <w:t xml:space="preserve"> </w:t>
      </w:r>
      <w:r>
        <w:t xml:space="preserve">For example, we may want to estimate the causal effect of smoking cessation on the time until death, whenever death occurs.</w:t>
      </w:r>
      <w:r>
        <w:t xml:space="preserve"> </w:t>
      </w:r>
      <w:r>
        <w:t xml:space="preserve">This is an example of a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The use of the word</w:t>
      </w:r>
      <w:r>
        <w:t xml:space="preserve"> </w:t>
      </w:r>
      <w:r>
        <w:t xml:space="preserve">“survival”</w:t>
      </w:r>
      <w:r>
        <w:t xml:space="preserve"> </w:t>
      </w:r>
      <w:r>
        <w:t xml:space="preserve">does not imply that the event of interest must be death.</w:t>
      </w:r>
      <w:r>
        <w:t xml:space="preserve"> </w:t>
      </w:r>
      <w:r>
        <w:t xml:space="preserve">The term</w:t>
      </w:r>
      <w:r>
        <w:t xml:space="preserve"> </w:t>
      </w:r>
      <w:r>
        <w:t xml:space="preserve">“survival analysis”</w:t>
      </w:r>
      <w:r>
        <w:t xml:space="preserve">, or the equivalent term</w:t>
      </w:r>
      <w:r>
        <w:t xml:space="preserve"> </w:t>
      </w:r>
      <w:r>
        <w:t xml:space="preserve">“failure time analysis”</w:t>
      </w:r>
      <w:r>
        <w:t xml:space="preserve">, is applied to any analyses about time to an event,</w:t>
      </w:r>
      <w:r>
        <w:t xml:space="preserve"> </w:t>
      </w:r>
      <w:r>
        <w:t xml:space="preserve">where the event may be death, marriage, incarceration, cancer, flu infection, etc.</w:t>
      </w:r>
      <w:r>
        <w:t xml:space="preserve"> </w:t>
      </w:r>
      <w:r>
        <w:t xml:space="preserve">Survival analyses require some special considerations and techniques</w:t>
      </w:r>
      <w:r>
        <w:t xml:space="preserve"> </w:t>
      </w:r>
      <w:r>
        <w:t xml:space="preserve">because the failure time of many individuals may occur after the study has ended and is therefore unknown.</w:t>
      </w:r>
      <w:r>
        <w:t xml:space="preserve"> </w:t>
      </w:r>
      <w:r>
        <w:t xml:space="preserve">This chapter outlines basic techniques for survival analysis in the simplified setting of time-fixed treatments.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The estimation of hazards is often a useful intermediate step for the estimation of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"/>
    <w:p>
      <w:pPr>
        <w:pStyle w:val="Heading2"/>
      </w:pPr>
      <w:r>
        <w:t xml:space="preserve">1 17.1 Hazards and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we want to estimate the average causal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yes, 0: no) on the time to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time measured from the start of follow-up.</w:t>
      </w:r>
      <w:r>
        <w:t xml:space="preserve"> </w:t>
      </w:r>
      <w:r>
        <w:t xml:space="preserve">This is an example of a survival analysis:</w:t>
      </w:r>
      <w:r>
        <w:t xml:space="preserve"> </w:t>
      </w:r>
      <w:r>
        <w:t xml:space="preserve">the outcome is time to an event of interest that can occur at any time after the start of follow-up.</w:t>
      </w:r>
    </w:p>
    <w:p>
      <w:pPr>
        <w:pStyle w:val="BodyText"/>
      </w:pPr>
      <w:ins w:id="8" w:author="PR Preview" w:date="2024-01-01T00:00:00Z">
        <w:r>
          <w:t xml:space="preserve">In most follow-up studies, the event of interest is not observed to happen for all, or even the majority of, individuals in the study.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administrative-censoring"/>
          <w:p>
            <w:pPr>
              <w:pStyle w:val="BodyText"/>
            </w:pPr>
            <w:r>
              <w:rPr>
                <w:b/>
                <w:bCs/>
              </w:rPr>
              <w:t xml:space="preserve">Definition 1 (Administrative End of Follow-Up and Administrative Censoring)</w:t>
            </w:r>
            <w:r>
              <w:t xml:space="preserve"> </w:t>
            </w:r>
            <w:r>
              <w:t xml:space="preserve">Most follow-up studies have a date after which there is no information on any individuals: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administrative end of follow-up</w:t>
            </w:r>
            <w:r>
              <w:t xml:space="preserve">.</w:t>
            </w:r>
            <w:r>
              <w:t xml:space="preserve"> </w:t>
            </w:r>
            <w:r>
              <w:t xml:space="preserve">Individuals who do not develop the event of interest before the administrative end of follow-up have their survival time</w:t>
            </w:r>
            <w:r>
              <w:t xml:space="preserve"> </w:t>
            </w:r>
            <w:r>
              <w:rPr>
                <w:b/>
                <w:bCs/>
              </w:rPr>
              <w:t xml:space="preserve">administratively censored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We conduct the above survival analysis among the 1629 cigarette smokers from the NHEFS</w:t>
      </w:r>
      <w:r>
        <w:t xml:space="preserve"> </w:t>
      </w:r>
      <w:r>
        <w:t xml:space="preserve">who were aged 25–74 years at baseline and who were alive through 1982.</w:t>
      </w:r>
      <w:r>
        <w:t xml:space="preserve"> </w:t>
      </w:r>
      <w:r>
        <w:t xml:space="preserve">For all individuals, the start of follow-up is January 1, 1983 and the administrative end of follow-up is December 31, 1992.</w:t>
      </w:r>
      <w:r>
        <w:t xml:space="preserve"> </w:t>
      </w:r>
      <w:r>
        <w:t xml:space="preserve">The administrative censoring time is the same—120 months—for all individuals.</w:t>
      </w:r>
      <w:r>
        <w:t xml:space="preserve"> </w:t>
      </w:r>
      <w:r>
        <w:t xml:space="preserve">Of the 1629 individuals, only 318 died before the end of 1992,</w:t>
      </w:r>
      <w:r>
        <w:t xml:space="preserve"> </w:t>
      </w:r>
      <w:r>
        <w:t xml:space="preserve">so the survival time of the remaining 1311 individuals is administratively censored.</w:t>
      </w:r>
    </w:p>
    <w:p>
      <w:pPr>
        <w:pStyle w:val="BodyText"/>
      </w:pPr>
      <w:r>
        <w:t xml:space="preserve">Administrative censoring is a problem intrinsic to survival analyses.</w:t>
      </w:r>
      <w:r>
        <w:t xml:space="preserve"> </w:t>
      </w:r>
      <w:r>
        <w:t xml:space="preserve">In a study with staggered entry (i.e., with a variable start of follow-up date)</w:t>
      </w:r>
      <w:r>
        <w:t xml:space="preserve"> </w:t>
      </w:r>
      <w:r>
        <w:t xml:space="preserve">different individuals will have different administrative censoring times,</w:t>
      </w:r>
      <w:r>
        <w:t xml:space="preserve"> </w:t>
      </w:r>
      <w:r>
        <w:t xml:space="preserve">even when the administrative end of follow-up date is common to all.</w:t>
      </w:r>
    </w:p>
    <w:p>
      <w:pPr>
        <w:pStyle w:val="BodyText"/>
      </w:pPr>
      <w:r>
        <w:t xml:space="preserve">In addition to administrative censoring, survival analyses may also need to handle non-administrative types of censoring,</w:t>
      </w:r>
      <w:r>
        <w:t xml:space="preserve"> </w:t>
      </w:r>
      <w:r>
        <w:t xml:space="preserve">such as loss to follow-up and competing events (see Fine Point 17.1).</w:t>
      </w:r>
      <w:r>
        <w:t xml:space="preserve"> </w:t>
      </w:r>
      <w:r>
        <w:t xml:space="preserve">In previous chapters we discussed how to adjust for the selection bias introduced by non-administrative censoring</w:t>
      </w:r>
      <w:r>
        <w:t xml:space="preserve"> </w:t>
      </w:r>
      <w:r>
        <w:t xml:space="preserve">via standardization or IP weighting.</w:t>
      </w:r>
      <w:r>
        <w:t xml:space="preserve"> </w:t>
      </w:r>
      <w:r>
        <w:t xml:space="preserve">The same approaches can be applied to survival analyses.</w:t>
      </w:r>
      <w:r>
        <w:t xml:space="preserve"> </w:t>
      </w:r>
      <w:r>
        <w:t xml:space="preserve">In this chapter, we focus on administrative censoring and defer non-administrative censoring to Part III.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or simply the survival 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is the proportion of individuals who survived through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If we calculate the survivals at each month until the administrative end of follow-up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and plot them along a horizontal time axis, we obtain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.</w:t>
      </w:r>
      <w:r>
        <w:t xml:space="preserve"> </w:t>
      </w:r>
      <w:r>
        <w:t xml:space="preserve">The survival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 decreases monotonically with subsequent values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we can define 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one minus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cumulative incidence curve starts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increases monotonically during the follow-up.</w:t>
      </w:r>
    </w:p>
    <w:p>
      <w:pPr>
        <w:pStyle w:val="BodyText"/>
      </w:pPr>
      <w:r>
        <w:t xml:space="preserve">At any time</w:t>
      </w:r>
      <w:r>
        <w:t xml:space="preserve"> </w:t>
      </w:r>
      <m:oMath>
        <m:r>
          <m:t>k</m:t>
        </m:r>
      </m:oMath>
      <w:r>
        <w:t xml:space="preserve">, we can also calculate the proportion of individuals who develop the event</w:t>
      </w:r>
      <w:r>
        <w:t xml:space="preserve"> </w:t>
      </w:r>
      <w:r>
        <w:t xml:space="preserve">among those who had not developed it before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r>
        <w:rPr>
          <w:b/>
          <w:bCs/>
        </w:rPr>
        <w:t xml:space="preserve">hazard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Technically, this is the discrete-time hazard,</w:t>
      </w:r>
      <w:r>
        <w:t xml:space="preserve"> </w:t>
      </w:r>
      <w:r>
        <w:t xml:space="preserve">i.e., the hazard in a study in which time is measured in discrete intervals,</w:t>
      </w:r>
      <w:r>
        <w:t xml:space="preserve"> </w:t>
      </w:r>
      <w:r>
        <w:t xml:space="preserve">as opposed to measured continuously.</w:t>
      </w:r>
      <w:r>
        <w:t xml:space="preserve"> </w:t>
      </w:r>
      <w:r>
        <w:t xml:space="preserve">Because in real-world studies time is indeed measured in discrete intervals (years, months, weeks, days…)</w:t>
      </w:r>
      <w:r>
        <w:t xml:space="preserve"> </w:t>
      </w:r>
      <w:r>
        <w:t xml:space="preserve">rather than in a truly continuous fashion,</w:t>
      </w:r>
      <w:r>
        <w:t xml:space="preserve"> </w:t>
      </w:r>
      <w:r>
        <w:t xml:space="preserve">we will refer to the discrete-time hazard as, simply, the hazard.</w:t>
      </w:r>
    </w:p>
    <w:p>
      <w:pPr>
        <w:pStyle w:val="BodyText"/>
      </w:pPr>
      <w:r>
        <w:t xml:space="preserve">In our example, if we assume (provisionally—until Section 17.4—that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the unadjusted survival curves at 120 months were 76.2% among quitters and 82.0% among non-quitters.</w:t>
      </w:r>
      <w:r>
        <w:t xml:space="preserve"> </w:t>
      </w:r>
      <w:r>
        <w:t xml:space="preserve">Equivalently, the 120-month risk was 23.8% among quitters and 18.0% among non-quitters.</w:t>
      </w:r>
      <w:r>
        <w:t xml:space="preserve"> </w:t>
      </w:r>
      <w:r>
        <w:t xml:space="preserve">These figures are unadjusted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The hazard at 120 months was 0% among quitters (because the last death happened at 113 months in this group)</w:t>
      </w:r>
      <w:r>
        <w:t xml:space="preserve"> </w:t>
      </w:r>
      <w:r>
        <w:t xml:space="preserve">and 1/986 = 0.10% among non-quitters,</w:t>
      </w:r>
      <w:r>
        <w:t xml:space="preserve"> </w:t>
      </w:r>
      <w:r>
        <w:t xml:space="preserve">and the hazard curves between 0 and 120 months had roughly the shape of a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are different measures: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risk</w:t>
      </w:r>
      <w:r>
        <w:t xml:space="preserve">—the number of individuals at baseline—is constant across times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its numerator—all events between baseline and</w:t>
      </w:r>
      <w:r>
        <w:t xml:space="preserve"> </w:t>
      </w:r>
      <m:oMath>
        <m:r>
          <m:t>k</m:t>
        </m:r>
      </m:oMath>
      <w:r>
        <w:t xml:space="preserve">—is cumulative.</w:t>
      </w:r>
      <w:r>
        <w:t xml:space="preserve"> </w:t>
      </w:r>
      <w:r>
        <w:t xml:space="preserve">The risk will stay flat or increase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increases.</w:t>
      </w:r>
    </w:p>
    <w:p>
      <w:pPr>
        <w:pStyle w:val="Compact"/>
        <w:numPr>
          <w:ilvl w:val="0"/>
          <w:numId w:val="1001"/>
        </w:numPr>
      </w:pPr>
      <w:r>
        <w:t xml:space="preserve">The denominator of the</w:t>
      </w:r>
      <w:r>
        <w:t xml:space="preserve"> </w:t>
      </w:r>
      <w:r>
        <w:rPr>
          <w:b/>
          <w:bCs/>
        </w:rPr>
        <w:t xml:space="preserve">hazard</w:t>
      </w:r>
      <w:r>
        <w:t xml:space="preserve">—the number of individuals alive at</w:t>
      </w:r>
      <w:r>
        <w:t xml:space="preserve"> </w:t>
      </w:r>
      <m:oMath>
        <m:r>
          <m:t>k</m:t>
        </m:r>
      </m:oMath>
      <w:r>
        <w:t xml:space="preserve">—varies over time</w:t>
      </w:r>
      <w:r>
        <w:t xml:space="preserve"> </w:t>
      </w:r>
      <w:r>
        <w:t xml:space="preserve">and its numerator includes only recent events.</w:t>
      </w:r>
      <w:r>
        <w:t xml:space="preserve"> </w:t>
      </w:r>
      <w:r>
        <w:t xml:space="preserve">The hazard may increase or decrease over time.</w:t>
      </w:r>
    </w:p>
    <w:p>
      <w:pPr>
        <w:pStyle w:val="FirstParagraph"/>
      </w:pPr>
      <w:r>
        <w:t xml:space="preserve">A frequent approach to quantify the treatment effect in survival analyses</w:t>
      </w:r>
      <w:r>
        <w:t xml:space="preserve"> </w:t>
      </w:r>
      <w:r>
        <w:t xml:space="preserve">is to estimate the ratio of the hazards in the treated and the untreated, known as the hazard ratio.</w:t>
      </w:r>
      <w:r>
        <w:t xml:space="preserve"> </w:t>
      </w:r>
      <w:r>
        <w:t xml:space="preserve">However, the hazard ratio is problematic for the reasons described in Fine Point 17.2.</w:t>
      </w:r>
      <w:r>
        <w:t xml:space="preserve"> </w:t>
      </w:r>
      <w:r>
        <w:t xml:space="preserve">Therefore, the survival analyses in this book privilege survival/risk over hazard.</w:t>
      </w:r>
      <w:r>
        <w:t xml:space="preserve"> </w:t>
      </w:r>
      <w:r>
        <w:t xml:space="preserve">However, that does not mean that we should completely ignore hazards.</w:t>
      </w:r>
      <w:r>
        <w:t xml:space="preserve"> </w:t>
      </w:r>
      <w:r>
        <w:t xml:space="preserve">The estimation of hazards is often a useful intermediate step for the estimation of survivals and risks.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 described in Section 8.5, 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is an event (typically, death) that prevents the event of interest (e.g., stroke) from happening:</w:t>
            </w:r>
            <w:r>
              <w:t xml:space="preserve"> </w:t>
            </w:r>
            <w:r>
              <w:t xml:space="preserve">individuals who die from other causes (say, cancer) cannot ever develop stroke.</w:t>
            </w:r>
            <w:r>
              <w:t xml:space="preserve"> </w:t>
            </w:r>
            <w:r>
              <w:t xml:space="preserve">In survival analyses, the key decision is whether to consider competing events a form of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considered a censoring event,</w:t>
            </w:r>
            <w:r>
              <w:t xml:space="preserve"> </w:t>
            </w:r>
            <w:r>
              <w:t xml:space="preserve">then the analysis is effectively an attempt to simulate a population</w:t>
            </w:r>
            <w:r>
              <w:t xml:space="preserve"> </w:t>
            </w:r>
            <w:r>
              <w:t xml:space="preserve">in which death from other causes is somehow either abolished or rendered independent of the risk factors for stroke.</w:t>
            </w:r>
            <w:r>
              <w:t xml:space="preserve"> </w:t>
            </w:r>
            <w:r>
              <w:t xml:space="preserve">The resulting effect estimate is hard to interpret and may not correspond to a meaningful estimand.</w:t>
            </w:r>
            <w:r>
              <w:t xml:space="preserve"> </w:t>
            </w:r>
            <w:r>
              <w:t xml:space="preserve">In addition, the censoring may introduce selection bias under the null,</w:t>
            </w:r>
            <w:r>
              <w:t xml:space="preserve"> </w:t>
            </w:r>
            <w:r>
              <w:t xml:space="preserve">which would require adjustment using data on the measured risk factors for the event of interest.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If the competing event is not considered a censoring event,</w:t>
            </w:r>
            <w:r>
              <w:t xml:space="preserve"> </w:t>
            </w:r>
            <w:r>
              <w:t xml:space="preserve">then the analysis effectively sets the time to event to be infinite.</w:t>
            </w:r>
            <w:r>
              <w:t xml:space="preserve"> </w:t>
            </w:r>
            <w:r>
              <w:t xml:space="preserve">That is, dead individuals are considered to have probability zero of developing stroke between their death and the administrative end of follow-up.</w:t>
            </w:r>
            <w:r>
              <w:t xml:space="preserve"> </w:t>
            </w:r>
            <w:r>
              <w:t xml:space="preserve">The estimate of the effect of treatment on stroke is hard to interpret</w:t>
            </w:r>
            <w:r>
              <w:t xml:space="preserve"> </w:t>
            </w:r>
            <w:r>
              <w:t xml:space="preserve">because a non-null estimate may arise from a direct effect of treatment on death,</w:t>
            </w:r>
            <w:r>
              <w:t xml:space="preserve"> </w:t>
            </w:r>
            <w:r>
              <w:t xml:space="preserve">which would prevent the occurrence of stroke.</w:t>
            </w:r>
          </w:p>
          <w:p>
            <w:pPr>
              <w:pStyle w:val="FirstParagraph"/>
            </w:pPr>
            <w:r>
              <w:t xml:space="preserve">An alternative is to create a composite event that includes both the competing event and the event of interest (e.g., death and stroke)</w:t>
            </w:r>
            <w:r>
              <w:t xml:space="preserve"> </w:t>
            </w:r>
            <w:r>
              <w:t xml:space="preserve">and conduct a survival analysis for the composite event.</w:t>
            </w:r>
            <w:r>
              <w:t xml:space="preserve"> </w:t>
            </w:r>
            <w:r>
              <w:t xml:space="preserve">This approach effectively eliminates the competing events, but fundamentally changes the causal question.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None of the above strategies provides a satisfactory solution to the problem of competing events.</w:t>
            </w:r>
            <w:r>
              <w:t xml:space="preserve"> </w:t>
            </w:r>
            <w:r>
              <w:t xml:space="preserve">For a detailed description of approaches to handle competing events and their challenges, see Young et al. (2019).</w:t>
            </w:r>
          </w:p>
          <w:p/>
        </w:tc>
      </w:tr>
    </w:tbl>
    <w:bookmarkEnd w:id="14"/>
    <w:bookmarkEnd w:id="15"/>
    <w:bookmarkStart w:id="27" w:name="from-hazards-to-risks"/>
    <w:p>
      <w:pPr>
        <w:pStyle w:val="Heading2"/>
      </w:pPr>
      <w:r>
        <w:t xml:space="preserve">2 17.2 From Hazards to Risks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survival analyses, there are two main ways to arrange the analytic dataset.</w:t>
      </w:r>
    </w:p>
    <w:p>
      <w:pPr>
        <w:pStyle w:val="BodyText"/>
      </w:pPr>
      <w:r>
        <w:t xml:space="preserve">In the first data arrangement each row of the database corresponds to one person.</w:t>
      </w:r>
      <w:r>
        <w:t xml:space="preserve"> </w:t>
      </w:r>
      <w:r>
        <w:t xml:space="preserve">This data format—often referred to as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there are time-varying treatments and confounders—is the one we have used so far in this book.</w:t>
      </w:r>
      <w:r>
        <w:t xml:space="preserve"> </w:t>
      </w:r>
      <w:r>
        <w:t xml:space="preserve">In the analyses of the previous section, the dataset had 1629 rows, one per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person-time-format"/>
          <w:p>
            <w:pPr>
              <w:pStyle w:val="BodyText"/>
            </w:pPr>
            <w:r>
              <w:rPr>
                <w:b/>
                <w:bCs/>
              </w:rPr>
              <w:t xml:space="preserve">Definition 2 (Person-Time Data Format)</w:t>
            </w:r>
            <w:r>
              <w:t xml:space="preserve"> </w:t>
            </w:r>
            <w:r>
              <w:t xml:space="preserve">In the second data arrangement each row of the database corresponds to a</w:t>
            </w:r>
            <w:r>
              <w:t xml:space="preserve"> </w:t>
            </w:r>
            <w:r>
              <w:rPr>
                <w:b/>
                <w:bCs/>
              </w:rPr>
              <w:t xml:space="preserve">person-time</w:t>
            </w:r>
            <w:r>
              <w:t xml:space="preserve">.</w:t>
            </w:r>
            <w:r>
              <w:t xml:space="preserve"> </w:t>
            </w:r>
            <w:r>
              <w:t xml:space="preserve">That is, the first row contains the information for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second row the information for person 1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so on until the follow-up of person 1 ends.</w:t>
            </w:r>
            <w:r>
              <w:t xml:space="preserve"> </w:t>
            </w:r>
            <w:r>
              <w:t xml:space="preserve">This person-time (or</w:t>
            </w:r>
            <w:r>
              <w:t xml:space="preserve"> </w:t>
            </w:r>
            <w:r>
              <w:t xml:space="preserve">“long”</w:t>
            </w:r>
            <w:r>
              <w:t xml:space="preserve">) data format is the one we will use in most survival analyses in this chapter</w:t>
            </w:r>
            <w:r>
              <w:t xml:space="preserve"> </w:t>
            </w:r>
            <w:r>
              <w:t xml:space="preserve">and in all analyses with time-varying treatments in Part III.</w:t>
            </w:r>
          </w:p>
          <w:bookmarkEnd w:id="16"/>
        </w:tc>
      </w:tr>
    </w:tbl>
    <w:p>
      <w:pPr>
        <w:pStyle w:val="BodyText"/>
      </w:pPr>
      <w:ins w:id="31" w:author="PR Preview" w:date="2024-01-01T00:00:00Z">
        <w:r>
          <w:t xml:space="preserve">In our smoking cessation example, the person-time dataset has 176,764 rows, one per person-month.</w:t>
        </w:r>
      </w:ins>
    </w:p>
    <w:bookmarkStart w:id="18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To encode survival information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 person-time data format,</w:t>
      </w:r>
      <w:r>
        <w:t xml:space="preserve"> </w:t>
      </w:r>
      <w:r>
        <w:t xml:space="preserve">it is helpful to define a</w:t>
      </w:r>
      <w:r>
        <w:t xml:space="preserve"> </w:t>
      </w:r>
      <w:r>
        <w:rPr>
          <w:b/>
          <w:bCs/>
        </w:rPr>
        <w:t xml:space="preserve">time-varying indicator of event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1 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 value 0 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3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the hazard is equal to the risk because everybody is, by definition,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17"/>
        </w:tc>
      </w:tr>
    </w:tbl>
    <w:bookmarkEnd w:id="18"/>
    <w:bookmarkStart w:id="19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The survival probability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conditional probabilities of having survived each interval between 0 and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More generally,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equals the product of one minus the hazard at all previous times.</w:t>
      </w:r>
      <w:r>
        <w:t xml:space="preserve"> </w:t>
      </w:r>
      <w:r>
        <w:t xml:space="preserve">If we know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we can easily compute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(or the risk at</w:t>
      </w:r>
      <w:r>
        <w:t xml:space="preserve"> </w:t>
      </w:r>
      <m:oMath>
        <m:r>
          <m:t>k</m:t>
        </m:r>
      </m:oMath>
      <w:r>
        <w:t xml:space="preserve">, which is just one minus the survival).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The survival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is equal to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times the survival probability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conditional on having survived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19"/>
    <w:bookmarkStart w:id="26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t xml:space="preserve">The hazard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 can be estimated</w:t>
      </w:r>
      <w:r>
        <w:t xml:space="preserve"> </w:t>
      </w:r>
      <w:r>
        <w:rPr>
          <w:b/>
          <w:bCs/>
        </w:rPr>
        <w:t xml:space="preserve">nonparametrically</w:t>
      </w:r>
      <w:r>
        <w:t xml:space="preserve"> </w:t>
      </w:r>
      <w:r>
        <w:t xml:space="preserve">by dividing the number of cases during the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the number of individuals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resulting nonparametric estimate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referred to as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, or</w:t>
      </w:r>
      <w:r>
        <w:t xml:space="preserve"> </w:t>
      </w:r>
      <w:r>
        <w:rPr>
          <w:b/>
          <w:bCs/>
        </w:rPr>
        <w:t xml:space="preserve">product-limit</w:t>
      </w:r>
      <w:r>
        <w:t xml:space="preserve">, estimator.</w:t>
      </w:r>
    </w:p>
    <w:p>
      <w:pPr>
        <w:pStyle w:val="BodyText"/>
      </w:pPr>
      <w:r>
        <w:t xml:space="preserve">An easy way to parametrically estimate the hazards is to fit a</w:t>
      </w:r>
      <w:r>
        <w:t xml:space="preserve"> </w:t>
      </w:r>
      <w:r>
        <w:rPr>
          <w:b/>
          <w:bCs/>
        </w:rPr>
        <w:t xml:space="preserve">logistic regression model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restricted to individuals who survived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our example, we can estimate the hazards in the treated and untreated by fitting: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flexible time-varying intercept.</w:t>
      </w:r>
      <w:r>
        <w:t xml:space="preserve"> </w:t>
      </w:r>
      <w:r>
        <w:t xml:space="preserve">The product terms between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time allow the hazard ratio to vary over time</w:t>
      </w:r>
      <w:r>
        <w:t xml:space="preserve"> </w:t>
      </w:r>
      <w:r>
        <w:t xml:space="preserve">(see Technical Point 17.1 for details on how a logistic model approximates a hazards model).</w:t>
      </w:r>
    </w:p>
    <w:p>
      <w:pPr>
        <w:pStyle w:val="BodyText"/>
      </w:pPr>
      <w:r>
        <w:t xml:space="preserve">We then compute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by multiplying the estimates of one minus the hazard from the logistic model,</w:t>
      </w:r>
      <w:r>
        <w:t xml:space="preserve"> </w:t>
      </w:r>
      <w:r>
        <w:t xml:space="preserve">separately for the treated and the untreated.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the hazard ratio as a measure of causal effect, two important properties of the hazard ratio need to be taken into account.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First</w:t>
            </w:r>
            <w:r>
              <w:t xml:space="preserve">, because the hazards vary over time, the hazard ratio generally does too.</w:t>
            </w:r>
            <w:r>
              <w:t xml:space="preserve"> </w:t>
            </w:r>
            <w:r>
              <w:t xml:space="preserve">That is, the ratio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differ from that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However, many published survival analyses report a single hazard ratio,</w:t>
            </w:r>
            <w:r>
              <w:t xml:space="preserve"> </w:t>
            </w:r>
            <w:r>
              <w:t xml:space="preserve">which is usually the consequence of fitting a Cox proportional hazards model that assumes a constant hazard ratio by ignoring interactions with time.</w:t>
            </w:r>
            <w:r>
              <w:t xml:space="preserve"> </w:t>
            </w:r>
            <w:r>
              <w:t xml:space="preserve">The reported hazard ratio is a weighted average of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-specific hazard ratios, which makes it hard to interpret.</w:t>
            </w:r>
            <w:r>
              <w:t xml:space="preserve"> </w:t>
            </w:r>
            <w:r>
              <w:t xml:space="preserve">Because it is a weighted average, the reported hazard ratio may be 1 even if the survival curves are not identical.</w:t>
            </w:r>
            <w:r>
              <w:t xml:space="preserve"> </w:t>
            </w:r>
            <w:r>
              <w:t xml:space="preserve">In contrast to</w:t>
            </w:r>
            <w:r>
              <w:t xml:space="preserve"> </w:t>
            </w:r>
            <w:r>
              <w:t xml:space="preserve">“the”</w:t>
            </w:r>
            <w:r>
              <w:t xml:space="preserve"> </w:t>
            </w:r>
            <w:r>
              <w:t xml:space="preserve">hazard ratio, ratios and differences of survival probabilities and risks are defined with respect to a fixed time period,</w:t>
            </w:r>
            <w:r>
              <w:t xml:space="preserve"> </w:t>
            </w:r>
            <w:r>
              <w:t xml:space="preserve">e.g., the 5-year survival difference, the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Second</w:t>
            </w:r>
            <w:r>
              <w:t xml:space="preserve">, even if we presented the time-specific hazard ratios, their causal interpretation is not straightforward.</w:t>
            </w:r>
            <w:r>
              <w:t xml:space="preserve"> </w:t>
            </w:r>
            <w:r>
              <w:t xml:space="preserve">Suppose treatment kills all high-risk individuals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has no effects on others.</w:t>
            </w:r>
            <w:r>
              <w:t xml:space="preserve"> </w:t>
            </w:r>
            <w:r>
              <w:t xml:space="preserve">Then the hazard ratio at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compares the treated and the untreated individuals who survived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the treated group, the survivors are all low-risk individuals (because the high-risk ones have already been killed by treatment);</w:t>
            </w:r>
            <w:r>
              <w:t xml:space="preserve"> </w:t>
            </w:r>
            <w:r>
              <w:t xml:space="preserve">in the untreated group, the survivors are a mixture of high-risk and low-risk individuals (because treatment did not weed out the former).</w:t>
            </w:r>
            <w:r>
              <w:t xml:space="preserve"> </w:t>
            </w:r>
            <w:r>
              <w:t xml:space="preserve">As a result 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will be less than 1 even though treatment is not beneficial for any individual.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apparent paradox is an example of selection bias due to conditioning on a post-treatment variable (i.e., being alive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 which is affected by treatment.</w:t>
            </w:r>
            <w:r>
              <w:t xml:space="preserve"> </w:t>
            </w:r>
            <w:r>
              <w:t xml:space="preserve">The hazard ratio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will generally open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 therefore induce an association between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event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built-in selection bias of hazard ratios does not happen if the survival curves are the same in the treated and the untreated.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Methods for survival analysis need to accommodate the expected censoring of failure times due to administrative end of follow-up.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approaches to survival analysis, like constructing Kaplan-Meier curves,</w:t>
            </w:r>
            <w:r>
              <w:t xml:space="preserve"> </w:t>
            </w:r>
            <w:r>
              <w:t xml:space="preserve">make no assumptions about the distribution of the unobserved failure times due to administrative censoring.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for survival analysis assume a particular statistical distribution (e.g., exponential, Weibull)</w:t>
            </w:r>
            <w:r>
              <w:t xml:space="preserve"> </w:t>
            </w:r>
            <w:r>
              <w:t xml:space="preserve">for the failure times or hazards.</w:t>
            </w:r>
            <w:r>
              <w:t xml:space="preserve"> </w:t>
            </w:r>
            <w:r>
              <w:t xml:space="preserve">The logistic model described in the main text to estimate hazards is an example of a parametric model.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Other models for survival analysis, like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,</w:t>
            </w:r>
            <w:r>
              <w:t xml:space="preserve"> </w:t>
            </w:r>
            <w:r>
              <w:t xml:space="preserve">do not assume a particular distribution for the failure times or hazards.</w:t>
            </w:r>
            <w:r>
              <w:t xml:space="preserve"> </w:t>
            </w:r>
            <w:r>
              <w:t xml:space="preserve">In particular, these models are agnostic about the shape of the hazard when all covariates in the model have value zero—often referred to as the baseline hazard.</w:t>
            </w:r>
            <w:r>
              <w:t xml:space="preserve"> </w:t>
            </w:r>
            <w:r>
              <w:t xml:space="preserve">These models, however, impose a priori restrictions on the relation between the baseline hazard and the hazard under other combinations of covariate values.</w:t>
            </w:r>
            <w:r>
              <w:t xml:space="preserve"> </w:t>
            </w:r>
            <w:r>
              <w:t xml:space="preserve">As a result, these methods are referred to as</w:t>
            </w:r>
            <w:r>
              <w:t xml:space="preserve"> </w:t>
            </w: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methods.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the hazard is approximately equal to the odds, and 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That is, if the hazard is close to zero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we can approximate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model.</w:t>
            </w:r>
            <w:r>
              <w:t xml:space="preserve"> </w:t>
            </w:r>
            <w:r>
              <w:t xml:space="preserve">As a rule of thumb, the approximation is often considered accurate enough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This rare event condition can almost always be guaranteed to hold:</w:t>
            </w:r>
            <w:r>
              <w:t xml:space="preserve"> </w:t>
            </w:r>
            <w:r>
              <w:t xml:space="preserve">we just need to define a time unit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that is short enough.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lung cancer,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years;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stands for infection with the common cold virus,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may be measured in days.</w:t>
            </w:r>
          </w:p>
          <w:p/>
        </w:tc>
      </w:tr>
    </w:tbl>
    <w:bookmarkEnd w:id="26"/>
    <w:bookmarkEnd w:id="27"/>
    <w:bookmarkStart w:id="31" w:name="why-censoring-matters"/>
    <w:p>
      <w:pPr>
        <w:pStyle w:val="Heading2"/>
      </w:pPr>
      <w:r>
        <w:t xml:space="preserve">3 17.3 Why Censoring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only source of censoring in our study is a common administrative censoring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that is identical for all individuals.</w:t>
      </w:r>
      <w:r>
        <w:t xml:space="preserve"> </w:t>
      </w:r>
      <w:r>
        <w:t xml:space="preserve">In this simple setting the procedure described in the previous section to estimate the survival is straightforward.</w:t>
      </w:r>
    </w:p>
    <w:p>
      <w:pPr>
        <w:pStyle w:val="BodyText"/>
      </w:pPr>
      <w:r>
        <w:t xml:space="preserve">Now suppose that individuals start the follow-up at different dates—there is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 </w:t>
      </w:r>
      <w:r>
        <w:t xml:space="preserve">into the study—but the administrative end of follow-up date is common to all.</w:t>
      </w:r>
      <w:r>
        <w:t xml:space="preserve"> </w:t>
      </w:r>
      <w:r>
        <w:t xml:space="preserve">Because the administrative censoring time is the difference between the administrative end of follow-up and the time of start of follow-up,</w:t>
      </w:r>
      <w:r>
        <w:t xml:space="preserve"> </w:t>
      </w:r>
      <w:r>
        <w:t xml:space="preserve">different individuals will have different administrative censoring times.</w:t>
      </w:r>
    </w:p>
    <w:bookmarkStart w:id="28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In this setting it is helpful to define a time-varying</w:t>
      </w:r>
      <w:r>
        <w:t xml:space="preserve"> </w:t>
      </w:r>
      <w:r>
        <w:rPr>
          <w:b/>
          <w:bCs/>
        </w:rPr>
        <w:t xml:space="preserve">indicator for censoring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each person at each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takes value 0 if the administrative end of follow-up is greater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</w:p>
    <w:p>
      <w:pPr>
        <w:pStyle w:val="BodyText"/>
      </w:pPr>
      <w:r>
        <w:t xml:space="preserve">Our goal is to estimate the survival curve that would have been observed if nobody had been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  <w:r>
        <w:t xml:space="preserve"> </w:t>
      </w:r>
      <w:r>
        <w:t xml:space="preserve">That is, our goal is to estimate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</w:t>
      </w:r>
      <w:r>
        <w:t xml:space="preserve"> </w:t>
      </w:r>
      <w:r>
        <w:t xml:space="preserve">if the value of the time-varying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were known even after censoring.</w:t>
      </w:r>
      <w:r>
        <w:t xml:space="preserve"> </w:t>
      </w:r>
      <w:r>
        <w:t xml:space="preserve">We can also refer to this quantity 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 the superscript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makes explicit that we want the survival under no censoring.</w:t>
      </w:r>
    </w:p>
    <w:bookmarkEnd w:id="28"/>
    <w:bookmarkStart w:id="29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We</w:t>
      </w:r>
      <w:r>
        <w:t xml:space="preserve"> </w:t>
      </w:r>
      <w:r>
        <w:rPr>
          <w:b/>
          <w:bCs/>
        </w:rPr>
        <w:t xml:space="preserve">cannot</w:t>
      </w:r>
      <w:r>
        <w:t xml:space="preserve"> </w:t>
      </w:r>
      <w:r>
        <w:t xml:space="preserve">validly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by simply computing the fraction of individuals who received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survived and were not censored through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This fraction is a valid estimator of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 which is not what we want.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 However, if nobody had been censored, the survival would have been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9"/>
    <w:bookmarkStart w:id="30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Under (as-if) randomly assigned censoring,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The estimation procedure is the same as described above</w:t>
      </w:r>
      <w:r>
        <w:t xml:space="preserve"> </w:t>
      </w:r>
      <w:r>
        <w:t xml:space="preserve">except that we estimate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Often we are not ready to assume that censoring is as if randomly assigned.</w:t>
      </w:r>
      <w:r>
        <w:t xml:space="preserve"> </w:t>
      </w:r>
      <w:r>
        <w:t xml:space="preserve">When there is staggered entry, the calendar time at study entry may be associated with the outcome.</w:t>
      </w:r>
      <w:r>
        <w:t xml:space="preserve"> </w:t>
      </w:r>
      <w:r>
        <w:t xml:space="preserve">Therefore, the above procedure will need to be adjusted for baseline confounders,</w:t>
      </w:r>
      <w:r>
        <w:t xml:space="preserve"> </w:t>
      </w:r>
      <w:r>
        <w:t xml:space="preserve">which can be achieved through g-methods as described in the next sections.</w:t>
      </w:r>
    </w:p>
    <w:bookmarkEnd w:id="30"/>
    <w:bookmarkEnd w:id="31"/>
    <w:bookmarkStart w:id="34" w:name="X2f8301fdc8b3a6064d2e10d9e1c1e002f0db47a"/>
    <w:p>
      <w:pPr>
        <w:pStyle w:val="Heading2"/>
      </w:pPr>
      <w:r>
        <w:t xml:space="preserve">4 17.4 IP Weighting of Marginal Structural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the treated and the untreated are not exchangeable,</w:t>
      </w:r>
      <w:r>
        <w:t xml:space="preserve"> </w:t>
      </w:r>
      <w:r>
        <w:t xml:space="preserve">a direct contrast of their survival curves cannot be endowed with a causal interpretation.</w:t>
      </w:r>
      <w:r>
        <w:t xml:space="preserve"> </w:t>
      </w:r>
      <w:r>
        <w:t xml:space="preserve">In our smoking cessation example, we estimated that the 120-month survival was lower in quitters than in non-quitters (76.2% versus 82.0%),</w:t>
      </w:r>
      <w:r>
        <w:t xml:space="preserve"> </w:t>
      </w:r>
      <w:r>
        <w:t xml:space="preserve">but that does not necessarily imply that smoking cessation increases mortality.</w:t>
      </w:r>
      <w:r>
        <w:t xml:space="preserve"> </w:t>
      </w:r>
      <w:r>
        <w:t xml:space="preserve">Older people are more likely to quit smoking and also more likely to die.</w:t>
      </w:r>
      <w:r>
        <w:t xml:space="preserve"> </w:t>
      </w:r>
      <w:r>
        <w:t xml:space="preserve">This confounding by age makes smoking cessation look bad</w:t>
      </w:r>
      <w:r>
        <w:t xml:space="preserve"> </w:t>
      </w:r>
      <w:r>
        <w:t xml:space="preserve">because the proportion of older people is greater among quitters than among non-quitters.</w:t>
      </w:r>
    </w:p>
    <w:bookmarkStart w:id="32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 us define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as a counterfactual time-varying indicator for death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Suppose 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that would have been observed if everybody had received treatment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 treatment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), respectively.</w:t>
      </w:r>
      <w:r>
        <w:t xml:space="preserve"> </w:t>
      </w:r>
      <w:r>
        <w:t xml:space="preserve">The causal contrast of interest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Because of confounding, this contrast may not be validly estimated</w:t>
      </w:r>
      <w:r>
        <w:t xml:space="preserve"> </w:t>
      </w:r>
      <w:r>
        <w:t xml:space="preserve">by the contrast of the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.</w:t>
      </w:r>
    </w:p>
    <w:bookmarkEnd w:id="32"/>
    <w:bookmarkStart w:id="33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Let us assume that the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the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exchangeable within levels of the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variables.</w:t>
      </w:r>
      <w:r>
        <w:t xml:space="preserve"> </w:t>
      </w:r>
      <w:r>
        <w:t xml:space="preserve">Like in Chapters 12 to 15,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includes the variables sex, age, race, education, intensity and duration of smoking,</w:t>
      </w:r>
      <w:r>
        <w:t xml:space="preserve"> </w:t>
      </w:r>
      <w:r>
        <w:t xml:space="preserve">physical activity in daily life, recreational exercise, and weight.</w:t>
      </w:r>
      <w:r>
        <w:t xml:space="preserve"> </w:t>
      </w:r>
      <w:r>
        <w:t xml:space="preserve">We also assume positivity and consistency.</w:t>
      </w:r>
      <w:r>
        <w:t xml:space="preserve"> </w:t>
      </w:r>
      <w:r>
        <w:t xml:space="preserve">The estimation of IP weighted survival curves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We estimate the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for each individual in the study population,</w:t>
      </w:r>
      <w:r>
        <w:t xml:space="preserve"> </w:t>
      </w:r>
      <w:r>
        <w:t xml:space="preserve">using exactly the same procedure as described in Chapter 12.</w:t>
      </w:r>
      <w:r>
        <w:t xml:space="preserve"> </w:t>
      </w:r>
      <w:r>
        <w:t xml:space="preserve">The estimated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has mean 1 (as expected);</w:t>
      </w:r>
      <w:r>
        <w:t xml:space="preserve"> </w:t>
      </w:r>
      <w:r>
        <w:t xml:space="preserve">in our example the weights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Using the person-time data format, we fit a weighted hazards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individuals are weighted by their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This IP weighted model estimates the parameters of the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,</w:t>
      </w:r>
      <w:r>
        <w:t xml:space="preserve"> </w:t>
      </w:r>
      <w:r>
        <w:t xml:space="preserve">i.e., the time-varying hazards that would have been observed if all individuals in the study population had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 if they had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BodyText"/>
      </w:pPr>
      <w:r>
        <w:t xml:space="preserve">The estimates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(the counterfactual hazards) from the IP weighted hazards model</w:t>
      </w:r>
      <w:r>
        <w:t xml:space="preserve"> </w:t>
      </w:r>
      <w:r>
        <w:t xml:space="preserve">can then be converted to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under no treatment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our example, the 120-month survival estimates were 80.7% under smoking cessation and 80.5% under no smoking cessation;</w:t>
      </w:r>
      <w:r>
        <w:t xml:space="preserve"> </w:t>
      </w:r>
      <w:r>
        <w:t xml:space="preserve">difference 0.2% (95% confidence interval from −4.1% to 3.7% based on 500 bootstrap samples).</w:t>
      </w:r>
      <w:r>
        <w:t xml:space="preserve"> </w:t>
      </w:r>
      <w:r>
        <w:t xml:space="preserve">Though the survival curve under treatment was lower than the curve under no treatment for most of the follow-up,</w:t>
      </w:r>
      <w:r>
        <w:t xml:space="preserve"> </w:t>
      </w:r>
      <w:r>
        <w:t xml:space="preserve">the maximum difference never exceeded −1.4% with a 95% confidence interval from −3.4% to 0.7%.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IP weighting,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The validity of this procedure requires correct specification of both the treatment model and the marginal hazards model.</w:t>
      </w:r>
    </w:p>
    <w:bookmarkEnd w:id="33"/>
    <w:bookmarkEnd w:id="34"/>
    <w:bookmarkStart w:id="37" w:name="the-parametric-g-formula"/>
    <w:p>
      <w:pPr>
        <w:pStyle w:val="Heading2"/>
      </w:pPr>
      <w:r>
        <w:t xml:space="preserve">5 17.5 The Parametric G-Formula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previous section we estimated the survival curve under treatment and under no treatment via IP weighting.</w:t>
      </w:r>
      <w:r>
        <w:t xml:space="preserve"> </w:t>
      </w:r>
      <w:r>
        <w:t xml:space="preserve">Another method to estimate the marginal survival curves under exchangeability, positivity, and consistency</w:t>
      </w:r>
      <w:r>
        <w:t xml:space="preserve"> </w:t>
      </w:r>
      <w:r>
        <w:t xml:space="preserve">is standardization based on parametric models, i.e.,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5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under treatment level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weighted average of the survival conditional probabilities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within levels of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treatment level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with the proportion of individuals in each level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the weights.</w:t>
      </w:r>
      <w:r>
        <w:t xml:space="preserve"> </w:t>
      </w:r>
      <w:r>
        <w:t xml:space="preserve">That is, under exchangeability, positivity, and consistency,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standardized survival: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bookmarkEnd w:id="35"/>
    <w:bookmarkStart w:id="36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The estimation of the parametric g-formula has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Fit a parametric hazards model including the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covariates: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the model is correctly specified, it validly estimates the time-varying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within levels of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covariates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product of one minus the conditional hazards: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is equal to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Compute the weighted average of the conditional survival across all values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covariates</w:t>
      </w:r>
      <w:r>
        <w:t xml:space="preserve"> </w:t>
      </w:r>
      <m:oMath>
        <m:r>
          <m:t>L</m:t>
        </m:r>
      </m:oMath>
      <w:r>
        <w:t xml:space="preserve">—that is,</w:t>
      </w:r>
      <w:r>
        <w:t xml:space="preserve"> </w:t>
      </w:r>
      <w:r>
        <w:t xml:space="preserve">standardize the survival to the confounder distribution—using the method described in Section 13.3.</w:t>
      </w:r>
    </w:p>
    <w:p>
      <w:pPr>
        <w:pStyle w:val="BodyText"/>
      </w:pPr>
      <w:r>
        <w:t xml:space="preserve">In our example, the survival curve under treatment was lower than the curve under no treatment during the entire follow-up,</w:t>
      </w:r>
      <w:r>
        <w:t xml:space="preserve"> </w:t>
      </w:r>
      <w:r>
        <w:t xml:space="preserve">but the maximum difference never exceeded −2.0% (95% confidence interval from −5.6% to 1.8%).</w:t>
      </w:r>
      <w:r>
        <w:t xml:space="preserve"> </w:t>
      </w:r>
      <w:r>
        <w:t xml:space="preserve">The 120-month survival estimates were 80.4% under smoking cessation and 80.6% under no smoking cessation;</w:t>
      </w:r>
      <w:r>
        <w:t xml:space="preserve"> </w:t>
      </w:r>
      <w:r>
        <w:t xml:space="preserve">difference 0.2% (95% confidence interval from −4.6% to 4.1%).</w:t>
      </w:r>
      <w:r>
        <w:t xml:space="preserve"> </w:t>
      </w:r>
      <w:r>
        <w:t xml:space="preserve">That is, after adjustment for the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standardization,</w:t>
      </w:r>
      <w:r>
        <w:t xml:space="preserve"> </w:t>
      </w:r>
      <w:r>
        <w:t xml:space="preserve">we found little evidence of an effect of smoking cessation on mortality at any time during the follow-up.</w:t>
      </w:r>
    </w:p>
    <w:p>
      <w:pPr>
        <w:pStyle w:val="BodyText"/>
      </w:pPr>
      <w:r>
        <w:t xml:space="preserve">Note that the survival curves estimated via IP weighting (previous section) and the parametric g-formula (this section)</w:t>
      </w:r>
      <w:r>
        <w:t xml:space="preserve"> </w:t>
      </w:r>
      <w:r>
        <w:t xml:space="preserve">are similar but not identical because they rely on different parametric assumptions:</w:t>
      </w:r>
      <w:r>
        <w:t xml:space="preserve"> </w:t>
      </w:r>
      <w:r>
        <w:t xml:space="preserve">the IP weighted estimates require no misspecification of a model for treatment and a model for the unconditional hazards;</w:t>
      </w:r>
      <w:r>
        <w:t xml:space="preserve"> </w:t>
      </w:r>
      <w:r>
        <w:t xml:space="preserve">the parametric g-formula estimates require no misspecification of a model for the conditional hazards.</w:t>
      </w:r>
    </w:p>
    <w:bookmarkEnd w:id="36"/>
    <w:bookmarkEnd w:id="37"/>
    <w:bookmarkStart w:id="44" w:name="g-estimation-of-structural-nested-models"/>
    <w:p>
      <w:pPr>
        <w:pStyle w:val="Heading2"/>
      </w:pPr>
      <w:r>
        <w:t xml:space="preserve">6 17.6 G-Estimation of Structural Nested Models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previous sections describe causal contrasts that compare survivals, or risks, under different levels of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survival was computed from hazards estimated by logistic regression models.</w:t>
      </w:r>
      <w:r>
        <w:t xml:space="preserve"> </w:t>
      </w:r>
      <w:r>
        <w:t xml:space="preserve">This approach is feasible when the analytic method is IP weighting of marginal structural models or the parametric g-formula,</w:t>
      </w:r>
      <w:r>
        <w:t xml:space="preserve"> </w:t>
      </w:r>
      <w:r>
        <w:t xml:space="preserve">but not when the method is g-estimation of structural nested models.</w:t>
      </w:r>
    </w:p>
    <w:p>
      <w:pPr>
        <w:pStyle w:val="BodyText"/>
      </w:pPr>
      <w:r>
        <w:t xml:space="preserve">As explained in Chapter 14, structural nested models are models for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 </w:t>
      </w:r>
      <w:r>
        <w:t xml:space="preserve">(e.g., the difference or ratio of covariate-specific means under different treatment levels),</w:t>
      </w:r>
      <w:r>
        <w:t xml:space="preserve"> </w:t>
      </w:r>
      <w:r>
        <w:t xml:space="preserve">not for the components of those contrasts.</w:t>
      </w:r>
      <w:r>
        <w:t xml:space="preserve"> </w:t>
      </w:r>
      <w:r>
        <w:t xml:space="preserve">Therefore we cannot estimate survivals or hazards using a structural nested model.</w:t>
      </w:r>
    </w:p>
    <w:bookmarkStart w:id="39" w:name="structural-nested-aft-models"/>
    <w:p>
      <w:pPr>
        <w:pStyle w:val="Heading3"/>
      </w:pPr>
      <w:r>
        <w:t xml:space="preserve">6.1 Structural Nested AFT Models</w:t>
      </w:r>
    </w:p>
    <w:p>
      <w:pPr>
        <w:pStyle w:val="FirstParagraph"/>
      </w:pPr>
      <w:ins w:id="105" w:author="PR Preview" w:date="2024-01-01T00:00:00Z">
        <w:r>
          <w:t xml:space="preserve">We can, however, model the ratio of survival times under different treatment levels.</w:t>
        </w:r>
      </w:ins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structural-nested-aft-model"/>
          <w:p>
            <w:pPr>
              <w:pStyle w:val="BodyText"/>
            </w:pPr>
            <w:r>
              <w:rPr>
                <w:b/>
                <w:bCs/>
              </w:rPr>
              <w:t xml:space="preserve">Definition 4 (Structural Nested Accelerated Failure Time (AFT) Model)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be the counterfactual time of survival 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under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Suppose the effect of treatment is the same for every individual.</w:t>
            </w:r>
            <w:r>
              <w:t xml:space="preserve"> </w:t>
            </w:r>
            <w:r>
              <w:t xml:space="preserve">We can then consider the</w:t>
            </w:r>
            <w:r>
              <w:t xml:space="preserve"> </w:t>
            </w:r>
            <w:r>
              <w:rPr>
                <w:b/>
                <w:bCs/>
              </w:rPr>
              <w:t xml:space="preserve">structural nested accelerated failure time (AFT) model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/</m:t>
                </m:r>
                <m:sSubSup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bSup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rPr>
                    <m:sty m:val="p"/>
                  </m:rPr>
                  <m:t>−</m:t>
                </m:r>
                <m:sSub>
                  <m:e>
                    <m:r>
                      <m:t>ψ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the expansion (or contraction) of each individual’s survival time attributable to treatment.</w:t>
            </w:r>
          </w:p>
          <w:bookmarkEnd w:id="38"/>
        </w:tc>
      </w:tr>
    </w:tbl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More generally, the effect of treatment may depend on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so a more general structural AFT would be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</m:e>
        </m:d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1</m:t>
            </m:r>
          </m:sub>
        </m:sSub>
        <m:r>
          <m:t>a</m:t>
        </m:r>
        <m:r>
          <m:rPr>
            <m:sty m:val="p"/>
          </m:rPr>
          <m:t>−</m:t>
        </m:r>
        <m:sSub>
          <m:e>
            <m:r>
              <m:t>ψ</m:t>
            </m:r>
          </m:e>
          <m:sub>
            <m:r>
              <m:t>2</m:t>
            </m:r>
          </m:sub>
        </m:sSub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Rearranging, the model can be written as: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</m:e>
          </m:d>
          <m:sSub>
            <m:e>
              <m:r>
                <m:t>ψ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2</m:t>
              </m:r>
            </m:sub>
          </m:sSub>
          <m:r>
            <m:t>a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bookmarkEnd w:id="39"/>
    <w:bookmarkStart w:id="43" w:name="Xef19479ea2784059f17506e0ff97f4b2b271fc9"/>
    <w:p>
      <w:pPr>
        <w:pStyle w:val="Heading3"/>
      </w:pPr>
      <w:r>
        <w:t xml:space="preserve">6.2 Selection Bias from Administrative Censoring</w:t>
      </w:r>
    </w:p>
    <w:p>
      <w:pPr>
        <w:pStyle w:val="FirstParagraph"/>
      </w:pPr>
      <w:r>
        <w:t xml:space="preserve">Consider a 60-month randomized experiment.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the survival time under treatment and under no treatment for three types of individuals: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Because the administrative end of follow-up is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</w:t>
      </w:r>
      <w:r>
        <w:t xml:space="preserve"> </w:t>
      </w:r>
      <w:r>
        <w:t xml:space="preserve">the death of type 1 individuals will be observed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less than 60),</w:t>
      </w:r>
      <w:r>
        <w:t xml:space="preserve"> </w:t>
      </w:r>
      <w:r>
        <w:t xml:space="preserve">and the death of type 3 individuals will be administratively censored whether they are randomly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(both survival times are greater than 60).</w:t>
      </w:r>
      <w:r>
        <w:t xml:space="preserve"> </w:t>
      </w:r>
      <w:r>
        <w:t xml:space="preserve">The death of type 2 individuals, however, will only be observed if they are assigned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(see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).</w:t>
      </w:r>
    </w:p>
    <w:p>
      <w:pPr>
        <w:pStyle w:val="BodyText"/>
      </w:pPr>
      <w:r>
        <w:t xml:space="preserve">Hence an analysis that is restricted to individuals with non-administratively censored death times</w:t>
      </w:r>
      <w:r>
        <w:t xml:space="preserve"> </w:t>
      </w:r>
      <w:r>
        <w:t xml:space="preserve">will have an imbalance of individual types between the treated and the untreated.</w:t>
      </w:r>
      <w:r>
        <w:t xml:space="preserve"> </w:t>
      </w:r>
      <w:r>
        <w:t xml:space="preserve">Exchangeability will be broken because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 will include type 1 and type 2 individuals,</w:t>
      </w:r>
      <w:r>
        <w:t xml:space="preserve"> </w:t>
      </w:r>
      <w:r>
        <w:t xml:space="preserve">whereas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include type 1 individuals only.</w:t>
      </w:r>
      <w:r>
        <w:t xml:space="preserve"> </w:t>
      </w:r>
      <w:r>
        <w:t xml:space="preserve">Individuals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group will have, on average, a worse prognosis than those in the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group,</w:t>
      </w:r>
      <w:r>
        <w:t xml:space="preserve"> </w:t>
      </w:r>
      <w:r>
        <w:t xml:space="preserve">which will make treatment look better than it really is.</w:t>
      </w:r>
      <w:r>
        <w:t xml:space="preserve"> </w:t>
      </w:r>
      <w:r>
        <w:t xml:space="preserve">This selection bias arises when treatment has a non-null effect on survival time.</w:t>
      </w:r>
    </w:p>
    <w:p>
      <w:pPr>
        <w:pStyle w:val="BodyText"/>
      </w:pPr>
      <w:r>
        <w:t xml:space="preserve">The g-estimation procedure for the AFT model must account for administrative censoring to avoid this selection bias.</w:t>
      </w:r>
      <w:r>
        <w:t xml:space="preserve"> </w:t>
      </w:r>
      <w:r>
        <w:t xml:space="preserve">The structural AFT model as written is both deterministic and rank-preserving.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 </w:t>
      </w:r>
      <w:r>
        <w:t xml:space="preserve">because it assumes that for each individual,</w:t>
      </w:r>
      <w:r>
        <w:t xml:space="preserve"> </w:t>
      </w:r>
      <w:r>
        <w:t xml:space="preserve">the counterfactual survival time under no treatment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can be computed without error.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because if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untreated,</w:t>
      </w:r>
      <w:r>
        <w:t xml:space="preserve"> </w:t>
      </w:r>
      <w:r>
        <w:t xml:space="preserve">then individual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 individual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had they both been treated.</w:t>
      </w:r>
      <w:r>
        <w:t xml:space="preserve"> </w:t>
      </w:r>
      <w:r>
        <w:t xml:space="preserve">Because of the implausibility of rank preservation,</w:t>
      </w:r>
      <w:r>
        <w:t xml:space="preserve"> </w:t>
      </w:r>
      <w:r>
        <w:t xml:space="preserve">one should not generally use methods for causal inference that rely on it.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G-Estimation of Structural Nested AFT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key challenge in g-estimation of structural nested AFT models is that administrative censoring creates selection bias</w:t>
            </w:r>
            <w:r>
              <w:t xml:space="preserve"> </w:t>
            </w:r>
            <w:r>
              <w:t xml:space="preserve">when treatment affects the censoring indicator (see the main text above).</w:t>
            </w:r>
            <w:r>
              <w:t xml:space="preserve"> </w:t>
            </w:r>
            <w:r>
              <w:t xml:space="preserve">The solution is to create</w:t>
            </w:r>
            <w:r>
              <w:t xml:space="preserve"> </w:t>
            </w:r>
            <w:r>
              <w:t xml:space="preserve">“artificially censored”</w:t>
            </w:r>
            <w:r>
              <w:t xml:space="preserve"> </w:t>
            </w:r>
            <w:r>
              <w:t xml:space="preserve">versions of the observed survival times.</w:t>
            </w:r>
          </w:p>
          <w:p>
            <w:pPr>
              <w:pStyle w:val="BodyText"/>
            </w:pPr>
            <w:r>
              <w:t xml:space="preserve">For a given candidate value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define the</w:t>
            </w:r>
            <w:r>
              <w:t xml:space="preserve"> </w:t>
            </w:r>
            <w:r>
              <w:rPr>
                <w:b/>
                <w:bCs/>
              </w:rPr>
              <w:t xml:space="preserve">blipped-down</w:t>
            </w:r>
            <w:r>
              <w:t xml:space="preserve"> </w:t>
            </w:r>
            <w:r>
              <w:t xml:space="preserve">survival time for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as: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T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(</m:t>
                    </m:r>
                  </m:e>
                </m:d>
                <m:r>
                  <m:t>ψ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This quantity equals</w:t>
            </w:r>
            <w:r>
              <w:t xml:space="preserve"> </w:t>
            </w:r>
            <m:oMath>
              <m:sSubSup>
                <m:e>
                  <m:r>
                    <m:t>T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b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equals the true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Under no unmeasured confounding,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To account for administrative censoring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we define an</w:t>
            </w:r>
            <w:r>
              <w:t xml:space="preserve"> </w:t>
            </w:r>
            <w:r>
              <w:rPr>
                <w:b/>
                <w:bCs/>
              </w:rPr>
              <w:t xml:space="preserve">artificially censored</w:t>
            </w:r>
            <w:r>
              <w:t xml:space="preserve"> </w:t>
            </w:r>
            <w:r>
              <w:t xml:space="preserve">version of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U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(</m:t>
                </m:r>
                <m:r>
                  <m:t>ψ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min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exp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d>
                    <m:r>
                      <m:rPr>
                        <m:sty m:val="p"/>
                      </m:rPr>
                      <m:t>−</m:t>
                    </m:r>
                    <m:r>
                      <m:t>ψ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 corresponding artificial censoring indicator</w:t>
            </w:r>
            <w:r>
              <w:t xml:space="preserve"> </w:t>
            </w:r>
            <m:oMath>
              <m:sSubSup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1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</m:e>
              </m:d>
              <m:r>
                <m:rPr>
                  <m:sty m:val="p"/>
                </m:rPr>
                <m:t>−</m:t>
              </m:r>
              <m:r>
                <m:t>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The g-estimator solves the estimating equation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</m:acc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r>
                                  <m:t>L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  <m:r>
                  <m:rPr>
                    <m:sty m:val="p"/>
                  </m:rPr>
                  <m:t>⋅</m:t>
                </m:r>
                <m:r>
                  <m:t>h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Sup>
                      <m:e>
                        <m:r>
                          <m:t>U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r>
                          <m:rPr>
                            <m:sty m:val="p"/>
                          </m:rPr>
                          <m:t>Δ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m:t>(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score function (e.g., from a rank-based or weighted log-rank statistic)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the estimated propensity score.</w:t>
            </w:r>
            <w:r>
              <w:t xml:space="preserve"> </w:t>
            </w:r>
            <w:r>
              <w:t xml:space="preserve">By searching over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we find the value that makes treated and untreated individuals comparable in terms of their blipped-down survival times.</w:t>
            </w:r>
          </w:p>
          <w:p/>
        </w:tc>
      </w:tr>
    </w:tbl>
    <w:bookmarkEnd w:id="43"/>
    <w:bookmarkEnd w:id="44"/>
    <w:bookmarkStart w:id="45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 naive estimation is biased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 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08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08"/>
        </w:numPr>
      </w:pPr>
      <w:r>
        <w:t xml:space="preserve">IP weighting: 80.7% under cessation vs. 80.5% under continued smoking; difference 0.2%</w:t>
      </w:r>
    </w:p>
    <w:p>
      <w:pPr>
        <w:pStyle w:val="Compact"/>
        <w:numPr>
          <w:ilvl w:val="0"/>
          <w:numId w:val="1008"/>
        </w:numPr>
      </w:pPr>
      <w:r>
        <w:t xml:space="preserve">Parametric g-formula: 80.4% under cessation vs. 80.6% under continued smoking; difference −0.2%</w:t>
      </w:r>
    </w:p>
    <w:p>
      <w:pPr>
        <w:pStyle w:val="FirstParagraph"/>
      </w:pPr>
      <w:r>
        <w:t xml:space="preserve">Both adjusted methods found little evidence of an effect of smoking cessation on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09"/>
        </w:numPr>
      </w:pPr>
      <w:r>
        <w:t xml:space="preserve">Hazard ratios vary over time; 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09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09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0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0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0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 The g-formula and IP weighting remain powerful tools, but they must account for the time-varying nature of both treatment and confounders.</w:t>
      </w:r>
    </w:p>
    <w:bookmarkEnd w:id="45"/>
    <w:bookmarkStart w:id="49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8" w:name="refs"/>
    <w:bookmarkStart w:id="4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4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2026-08-20T20:00:03Z</dcterms:created>
  <dcterms:modified xsi:type="dcterms:W3CDTF">2026-08-20T20:00:03Z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