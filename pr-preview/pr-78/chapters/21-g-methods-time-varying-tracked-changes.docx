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12–14 introduced three families of methods — the parametric g-formula,</w:t>
      </w:r>
      <w:r>
        <w:t xml:space="preserve"> </w:t>
      </w:r>
      <w:r>
        <w:t xml:space="preserve">IP weighting for marginal structural models, and g-estimation of structural nested models —</w:t>
      </w:r>
      <w:r>
        <w:t xml:space="preserve"> </w:t>
      </w:r>
      <w:r>
        <w:t xml:space="preserve">in the context of a single, time-fixed treatment.</w:t>
      </w:r>
      <w:r>
        <w:t xml:space="preserve"> </w:t>
      </w:r>
      <w:r>
        <w:t xml:space="preserve">Chapter 20 showed that these same methods are needed in the longitudinal setting</w:t>
      </w:r>
      <w:r>
        <w:t xml:space="preserve"> </w:t>
      </w:r>
      <w:r>
        <w:t xml:space="preserve">because standard regression fails when treatment-confounder feedback is present.</w:t>
      </w:r>
      <w:r>
        <w:t xml:space="preserve"> </w:t>
      </w:r>
      <w:r>
        <w:t xml:space="preserve">This chapter extends all three g-methods to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deriving their estimands, identifying assumptions, and practical implementations.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277–302)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All three g-methods share the same identifying assumptions</w:t>
      </w:r>
      <w:r>
        <w:t xml:space="preserve"> </w:t>
      </w:r>
      <w:r>
        <w:t xml:space="preserve">(sequential exchangeability, positivity, consistency) but differ in</w:t>
      </w:r>
      <w:r>
        <w:t xml:space="preserve"> </w:t>
      </w:r>
      <w:r>
        <w:t xml:space="preserve">what they model (the outcome distribution, the treatment mechanism,</w:t>
      </w:r>
      <w:r>
        <w:t xml:space="preserve"> </w:t>
      </w:r>
      <w:r>
        <w:t xml:space="preserve">or a structural model for the counterfactual).</w:t>
      </w:r>
      <w:r>
        <w:t xml:space="preserve"> </w:t>
      </w:r>
      <w:r>
        <w:t xml:space="preserve">Understanding their relationships and trade-offs is essential</w:t>
      </w:r>
      <w:r>
        <w:t xml:space="preserve"> </w:t>
      </w:r>
      <w:r>
        <w:t xml:space="preserve">for choosing the right tool in any given applied problem.</w:t>
      </w:r>
    </w:p>
    <w:bookmarkStart w:id="12" w:name="X718b4941ec35a2c7d90ba7ecec6157513ad559e"/>
    <w:p>
      <w:pPr>
        <w:pStyle w:val="Heading2"/>
      </w:pPr>
      <w:r>
        <w:t xml:space="preserve">1 21.1 The G-Formula for Time-Varying Treatments (p. 277)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g-computation formula</w:t>
      </w:r>
      <w:r>
        <w:t xml:space="preserve"> </w:t>
      </w:r>
      <w:r>
        <w:t xml:space="preserve">(or simply 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)</w:t>
      </w:r>
      <w:r>
        <w:t xml:space="preserve"> </w:t>
      </w:r>
      <w:r>
        <w:t xml:space="preserve">is the natural extension of standardization to the longitudinal setting.</w:t>
      </w:r>
      <w:r>
        <w:t xml:space="preserve"> </w:t>
      </w:r>
      <w:r>
        <w:t xml:space="preserve">It expresses the counterfactual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as a function of the observed data</w:t>
      </w:r>
      <w:r>
        <w:t xml:space="preserve"> </w:t>
      </w:r>
      <w:r>
        <w:t xml:space="preserve">by averaging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over the joint distribution of</w:t>
      </w:r>
      <w:r>
        <w:t xml:space="preserve"> </w:t>
      </w:r>
      <w:r>
        <w:t xml:space="preserve">the time-varying covariates under the counterfactual treatment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Under sequential exchangeability,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possible covariate histories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conditional density (or probability mass)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past treatment and covariate history.</w:t>
            </w:r>
          </w:p>
          <w:bookmarkEnd w:id="9"/>
        </w:tc>
      </w:tr>
    </w:tbl>
    <w:p>
      <w:pPr>
        <w:pStyle w:val="BodyText"/>
      </w:pPr>
      <w:r>
        <w:t xml:space="preserve">The product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joint density of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evaluated 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other words, we average the conditional outcome expectation</w:t>
      </w:r>
      <w:r>
        <w:t xml:space="preserve"> </w:t>
      </w:r>
      <w:r>
        <w:t xml:space="preserve">over the distribution that the covariates would have</w:t>
      </w:r>
      <w:r>
        <w:t xml:space="preserve"> </w:t>
      </w:r>
      <w:r>
        <w:t xml:space="preserve">if treatment were set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throughout.</w:t>
      </w:r>
    </w:p>
    <w:bookmarkStart w:id="10" w:name="implementation-via-parametric-models"/>
    <w:p>
      <w:pPr>
        <w:pStyle w:val="Heading3"/>
      </w:pPr>
      <w:r>
        <w:t xml:space="preserve">1.1 Implementation via Parametric Models</w:t>
      </w:r>
    </w:p>
    <w:p>
      <w:pPr>
        <w:pStyle w:val="FirstParagraph"/>
      </w:pPr>
      <w:r>
        <w:t xml:space="preserve">In practice, the g-formula is implemented by fitting parametric models</w:t>
      </w:r>
      <w:r>
        <w:t xml:space="preserve"> </w:t>
      </w:r>
      <w:r>
        <w:t xml:space="preserve">for the outcome and each time-varying covariate, then computing expectations</w:t>
      </w:r>
      <w:r>
        <w:t xml:space="preserve"> </w:t>
      </w:r>
      <w:r>
        <w:t xml:space="preserve">by Monte Carlo simulation: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a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Fit models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Simulate</w:t>
      </w:r>
      <w:r>
        <w:t xml:space="preserve"> </w:t>
      </w:r>
      <w:r>
        <w:t xml:space="preserve">a large pseudo-population by drawing covariate histories</w:t>
      </w:r>
      <w:r>
        <w:t xml:space="preserve"> </w:t>
      </w:r>
      <w:r>
        <w:t xml:space="preserve">under the counterfactual treatment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using the fitted covariate models.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the outcome for each simulated individual using the fitted outcome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</w:t>
      </w:r>
      <w:r>
        <w:t xml:space="preserve"> </w:t>
      </w:r>
      <w:r>
        <w:t xml:space="preserve">the predicted outcomes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sup>
            </m:sSup>
          </m:e>
        </m:d>
      </m:oMath>
      <w:r>
        <w:t xml:space="preserve">.</w:t>
      </w:r>
    </w:p>
    <w:p>
      <w:pPr>
        <w:pStyle w:val="FirstParagraph"/>
      </w:pPr>
      <w:r>
        <w:t xml:space="preserve">Repeat steps 3–5 for each comparison strategy to obtain the causal contrast.</w:t>
      </w:r>
    </w:p>
    <w:p>
      <w:pPr>
        <w:pStyle w:val="BodyText"/>
      </w:pPr>
      <w:r>
        <w:rPr>
          <w:b/>
          <w:bCs/>
        </w:rPr>
        <w:t xml:space="preserve">Why Monte Carlo?</w:t>
      </w:r>
      <w:r>
        <w:t xml:space="preserve"> </w:t>
      </w:r>
      <w:r>
        <w:t xml:space="preserve">The sum in the g-formula is over all possible covariate histories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 and even moderately many covariates at each time point,</w:t>
      </w:r>
      <w:r>
        <w:t xml:space="preserve"> </w:t>
      </w:r>
      <w:r>
        <w:t xml:space="preserve">the number of possible histories grows exponentially,</w:t>
      </w:r>
      <w:r>
        <w:t xml:space="preserve"> </w:t>
      </w:r>
      <w:r>
        <w:t xml:space="preserve">making direct summation infeasible.</w:t>
      </w:r>
      <w:r>
        <w:t xml:space="preserve"> </w:t>
      </w:r>
      <w:r>
        <w:t xml:space="preserve">Monte Carlo simulation sidesteps this by sampling from the covariate models.</w:t>
      </w:r>
    </w:p>
    <w:p>
      <w:pPr>
        <w:pStyle w:val="BodyText"/>
      </w:pPr>
      <w:r>
        <w:rPr>
          <w:b/>
          <w:bCs/>
        </w:rPr>
        <w:t xml:space="preserve">Bias from model misspecification</w:t>
      </w:r>
      <w:r>
        <w:t xml:space="preserve">:</w:t>
      </w:r>
      <w:r>
        <w:t xml:space="preserve"> </w:t>
      </w:r>
      <w:r>
        <w:t xml:space="preserve">The g-formula is consistent only if all component models are correctly specified.</w:t>
      </w:r>
      <w:r>
        <w:t xml:space="preserve"> </w:t>
      </w:r>
      <w:r>
        <w:t xml:space="preserve">With many time points and covariates, this is a strong requirement.</w:t>
      </w:r>
      <w:r>
        <w:t xml:space="preserve"> </w:t>
      </w:r>
      <w:r>
        <w:t xml:space="preserve">Doubly robust estimators (Section 21.3) and targeted learning approaches</w:t>
      </w:r>
      <w:r>
        <w:t xml:space="preserve"> </w:t>
      </w:r>
      <w:r>
        <w:t xml:space="preserve">can provide some protection against misspecification.</w:t>
      </w:r>
    </w:p>
    <w:p>
      <w:pPr>
        <w:pStyle w:val="BodyText"/>
      </w:pPr>
      <w:r>
        <w:rPr>
          <w:b/>
          <w:bCs/>
        </w:rPr>
        <w:t xml:space="preserve">Confidence intervals</w:t>
      </w:r>
      <w:r>
        <w:t xml:space="preserve">: Bootstrap resampling is the standard approach</w:t>
      </w:r>
      <w:r>
        <w:t xml:space="preserve"> </w:t>
      </w:r>
      <w:r>
        <w:t xml:space="preserve">for obtaining confidence intervals from the parametric g-formula.</w:t>
      </w:r>
      <w:r>
        <w:t xml:space="preserve"> </w:t>
      </w:r>
      <w:r>
        <w:t xml:space="preserve">Each bootstrap replicate re-estimates all models and re-simulates the pseudo-population.</w:t>
      </w:r>
    </w:p>
    <w:bookmarkEnd w:id="10"/>
    <w:bookmarkStart w:id="11" w:name="g-formula-for-dynamic-strategies"/>
    <w:p>
      <w:pPr>
        <w:pStyle w:val="Heading3"/>
      </w:pPr>
      <w:r>
        <w:t xml:space="preserve">1.2 G-Formula for Dynamic Strategies</w:t>
      </w:r>
    </w:p>
    <w:p>
      <w:pPr>
        <w:pStyle w:val="FirstParagraph"/>
      </w:pPr>
      <w:r>
        <w:t xml:space="preserve">For a dynamic strategy</w:t>
      </w:r>
      <w:r>
        <w:t xml:space="preserve"> </w:t>
      </w:r>
      <m:oMath>
        <m:r>
          <m:t>g</m:t>
        </m:r>
      </m:oMath>
      <w:r>
        <w:t xml:space="preserve">, the g-formula takes the same form</w:t>
      </w:r>
      <w:r>
        <w:t xml:space="preserve"> </w:t>
      </w:r>
      <w:r>
        <w:t xml:space="preserve">but the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replaced by</w:t>
      </w:r>
      <w:r>
        <w:t xml:space="preserve"> </w:t>
      </w:r>
      <w:r>
        <w:t xml:space="preserve">the counterfactual treatment history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 (simulated) covariate history.</w:t>
      </w:r>
      <w:r>
        <w:t xml:space="preserve"> </w:t>
      </w:r>
      <w:r>
        <w:t xml:space="preserve">In step 3 of the algorithm above,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is set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based on the simulated covariates, not an externally specified value.</w:t>
      </w:r>
    </w:p>
    <w:bookmarkEnd w:id="11"/>
    <w:bookmarkEnd w:id="12"/>
    <w:bookmarkStart w:id="18" w:name="X15b96505e36e41c0848438279dcfc436e41ae2d"/>
    <w:p>
      <w:pPr>
        <w:pStyle w:val="Heading2"/>
      </w:pPr>
      <w:r>
        <w:t xml:space="preserve">2 21.2 IP Weighting for Time-Varying Treatments (p. 282)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Inverse probability weighting</w:t>
      </w:r>
      <w:r>
        <w:t xml:space="preserve"> </w:t>
      </w:r>
      <w:r>
        <w:t xml:space="preserve">for time-varying treatments</w:t>
      </w:r>
      <w:r>
        <w:t xml:space="preserve"> </w:t>
      </w:r>
      <w:r>
        <w:t xml:space="preserve">creates a pseudo-population in which the time-varying covariates are</w:t>
      </w:r>
      <w:r>
        <w:t xml:space="preserve"> </w:t>
      </w:r>
      <w:r>
        <w:t xml:space="preserve">independent of treatment at every time point.</w:t>
      </w:r>
      <w:r>
        <w:t xml:space="preserve"> </w:t>
      </w:r>
      <w:r>
        <w:t xml:space="preserve">In this pseudo-population, treatment-confounder feedback is eliminated</w:t>
      </w:r>
      <w:r>
        <w:t xml:space="preserve"> </w:t>
      </w:r>
      <w:r>
        <w:t xml:space="preserve">and the weighted outcome mean consistently estimates the counterfactual mean.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The unstabilized IP weight for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 IP weight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Each factor in the product is the ratio of the marginal treatment probability</w:t>
      </w:r>
      <w:r>
        <w:t xml:space="preserve"> </w:t>
      </w:r>
      <w:r>
        <w:t xml:space="preserve">(numerator) to the full conditional treatment probability (denominator).</w:t>
      </w:r>
      <w:r>
        <w:t xml:space="preserve"> </w:t>
      </w:r>
      <w:r>
        <w:t xml:space="preserve">The denominator uses all available covariate information to assign weights</w:t>
      </w:r>
      <w:r>
        <w:t xml:space="preserve"> </w:t>
      </w:r>
      <w:r>
        <w:t xml:space="preserve">that balance the treated and untreated over time.</w:t>
      </w:r>
      <w:r>
        <w:t xml:space="preserve"> </w:t>
      </w:r>
      <w:r>
        <w:t xml:space="preserve">The numerator stabilizes the weights by using the marginal probability,</w:t>
      </w:r>
      <w:r>
        <w:t xml:space="preserve"> </w:t>
      </w:r>
      <w:r>
        <w:t xml:space="preserve">which reduces variance without introducing additional bias</w:t>
      </w:r>
      <w:r>
        <w:t xml:space="preserve"> </w:t>
      </w:r>
      <w:r>
        <w:t xml:space="preserve">under sequential exchangeability.</w:t>
      </w:r>
    </w:p>
    <w:bookmarkStart w:id="15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ins w:id="26" w:author="PR Preview" w:date="2024-01-01T00:00:00Z">
        <w:r>
          <w:t xml:space="preserve">IP weighting for time-varying treatments is typically embedded in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a marginal structural model (MSM) for the counterfactual mean.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 for Time-Varying Treatments)</w:t>
            </w:r>
            <w:r>
              <w:t xml:space="preserve"> </w:t>
            </w:r>
            <w:r>
              <w:t xml:space="preserve">A marginal structural model 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 parametric model (e.g., logistic or linear) indexed by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ins w:id="27" w:author="PR Preview" w:date="2024-01-01T00:00:00Z">
        <w:r>
          <w:t xml:space="preserve">The MSM parameters are estimated by solving weighted estimating equations: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t>S</m:t>
              </m:r>
            </m:e>
          </m:nary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t>m</m:t>
          </m:r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Standard software for linear or logistic regression can be used</w:t>
      </w:r>
      <w:r>
        <w:t xml:space="preserve"> </w:t>
      </w:r>
      <w:r>
        <w:t xml:space="preserve">simply by supplying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an observation weight.</w:t>
      </w:r>
    </w:p>
    <w:p>
      <w:pPr>
        <w:pStyle w:val="BodyText"/>
      </w:pPr>
      <w:r>
        <w:rPr>
          <w:b/>
          <w:bCs/>
        </w:rPr>
        <w:t xml:space="preserve">Why stabilized weights</w:t>
      </w:r>
      <w:r>
        <w:t xml:space="preserve">:</w:t>
      </w:r>
    </w:p>
    <w:p>
      <w:pPr>
        <w:pStyle w:val="BodyText"/>
      </w:pPr>
      <w:r>
        <w:t xml:space="preserve">Unstabilized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have expectation 1 by construction,</w:t>
      </w:r>
      <w:r>
        <w:t xml:space="preserve"> </w:t>
      </w:r>
      <w:r>
        <w:t xml:space="preserve">but their variance can be very large when some covariate histories are rare.</w:t>
      </w:r>
      <w:r>
        <w:t xml:space="preserve"> </w:t>
      </w:r>
      <w:r>
        <w:t xml:space="preserve">Stabilized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also have expectation 1 but have substantially lower variance</w:t>
      </w:r>
      <w:r>
        <w:t xml:space="preserve"> </w:t>
      </w:r>
      <w:r>
        <w:t xml:space="preserve">because they incorporate the marginal probability of the observed treatment history.</w:t>
      </w:r>
      <w:r>
        <w:t xml:space="preserve"> </w:t>
      </w:r>
      <w:r>
        <w:t xml:space="preserve">Extreme weights — weights far from 1 — are a diagnostic warning sign:</w:t>
      </w:r>
      <w:r>
        <w:t xml:space="preserve"> </w:t>
      </w:r>
      <w:r>
        <w:t xml:space="preserve">they indicate violations of positivity or model misspecification.</w:t>
      </w:r>
    </w:p>
    <w:p>
      <w:pPr>
        <w:pStyle w:val="BodyText"/>
      </w:pPr>
      <w:r>
        <w:rPr>
          <w:b/>
          <w:bCs/>
        </w:rPr>
        <w:t xml:space="preserve">Weight truncation</w:t>
      </w:r>
      <w:r>
        <w:t xml:space="preserve">: A pragmatic approach to handle extreme weights</w:t>
      </w:r>
      <w:r>
        <w:t xml:space="preserve"> </w:t>
      </w:r>
      <w:r>
        <w:t xml:space="preserve">is to truncate (or</w:t>
      </w:r>
      <w:r>
        <w:t xml:space="preserve"> </w:t>
      </w:r>
      <w:r>
        <w:t xml:space="preserve">“trim”</w:t>
      </w:r>
      <w:r>
        <w:t xml:space="preserve">) them at a high percentile (e.g., 99th percentile).</w:t>
      </w:r>
      <w:r>
        <w:t xml:space="preserve"> </w:t>
      </w:r>
      <w:r>
        <w:t xml:space="preserve">Truncation introduces a small bias but can substantially reduce variance.</w:t>
      </w:r>
      <w:r>
        <w:t xml:space="preserve"> </w:t>
      </w:r>
      <w:r>
        <w:t xml:space="preserve">The analyst should report both truncated and untruncated results.</w:t>
      </w:r>
    </w:p>
    <w:p>
      <w:pPr>
        <w:pStyle w:val="BodyText"/>
      </w:pPr>
      <w:r>
        <w:rPr>
          <w:b/>
          <w:bCs/>
        </w:rPr>
        <w:t xml:space="preserve">Model for the treatment mechanism</w:t>
      </w:r>
      <w:r>
        <w:t xml:space="preserve">:</w:t>
      </w:r>
      <w:r>
        <w:t xml:space="preserve"> </w:t>
      </w:r>
      <w:r>
        <w:t xml:space="preserve">The denominator of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logistic regression).</w:t>
      </w:r>
      <w:r>
        <w:t xml:space="preserve"> </w:t>
      </w:r>
      <w:r>
        <w:t xml:space="preserve">The numerator is estimated by fitting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only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15"/>
    <w:bookmarkStart w:id="17" w:name="censoring-weights"/>
    <w:p>
      <w:pPr>
        <w:pStyle w:val="Heading3"/>
      </w:pPr>
      <w:r>
        <w:t xml:space="preserve">2.2 Censoring Weights</w:t>
      </w:r>
    </w:p>
    <w:p>
      <w:pPr>
        <w:pStyle w:val="FirstParagraph"/>
      </w:pPr>
      <w:r>
        <w:t xml:space="preserve">When follow-up is incomplete due to loss to follow-up or other forms of censoring,</w:t>
      </w:r>
      <w:r>
        <w:t xml:space="preserve"> </w:t>
      </w:r>
      <w:r>
        <w:t xml:space="preserve">a second set of weights is needed to correct for selection bias introduced by censoring.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censoring-weights"/>
          <w:p>
            <w:pPr>
              <w:pStyle w:val="BodyText"/>
            </w:pPr>
            <w:r>
              <w:rPr>
                <w:b/>
                <w:bCs/>
              </w:rPr>
              <w:t xml:space="preserve">Definition 4 (Stabilized Censoring IP Weights)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 indicator of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(1 = censored, 0 = not censored).</w:t>
            </w:r>
            <w:r>
              <w:t xml:space="preserve"> </w:t>
            </w:r>
            <w:r>
              <w:t xml:space="preserve">The stabilized censoring IP weight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L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bookmarkEnd w:id="16"/>
        </w:tc>
      </w:tr>
    </w:tbl>
    <w:p>
      <w:pPr>
        <w:pStyle w:val="FirstParagraph"/>
      </w:pPr>
      <w:r>
        <w:t xml:space="preserve">The combined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simultaneously adjusts</w:t>
      </w:r>
      <w:r>
        <w:t xml:space="preserve"> </w:t>
      </w:r>
      <w:r>
        <w:t xml:space="preserve">for time-varying confounding and informative censoring.</w:t>
      </w:r>
      <w:r>
        <w:t xml:space="preserve"> </w:t>
      </w:r>
      <w:r>
        <w:t xml:space="preserve">This combined weight is applied to the complete-case analysis</w:t>
      </w:r>
      <w:r>
        <w:t xml:space="preserve"> </w:t>
      </w:r>
      <w:r>
        <w:t xml:space="preserve">(restricting to uncensored individuals, then weighting them</w:t>
      </w:r>
      <w:r>
        <w:t xml:space="preserve"> </w:t>
      </w:r>
      <w:r>
        <w:t xml:space="preserve">to represent the full cohort).</w:t>
      </w:r>
    </w:p>
    <w:bookmarkEnd w:id="17"/>
    <w:bookmarkEnd w:id="18"/>
    <w:bookmarkStart w:id="20" w:name="Xda118a4b1dcafc2149b9d829c663dcffb2b5a7b"/>
    <w:p>
      <w:pPr>
        <w:pStyle w:val="Heading2"/>
      </w:pPr>
      <w:r>
        <w:t xml:space="preserve">3 21.3 A Doubly Robust Estimator for Time-Varying Treatments (p. 286)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and IP weighting each depend on a single set of correctly specified models:</w:t>
      </w:r>
      <w:r>
        <w:t xml:space="preserve"> </w:t>
      </w:r>
      <w:r>
        <w:t xml:space="preserve">the g-formula requires correct models for the outcome and each covariate;</w:t>
      </w:r>
      <w:r>
        <w:t xml:space="preserve"> </w:t>
      </w:r>
      <w:r>
        <w:t xml:space="preserve">IP weighting requires correct models for the treatment (and censoring) mechanism at each time.</w:t>
      </w:r>
      <w:r>
        <w:t xml:space="preserve"> </w:t>
      </w:r>
      <w:r>
        <w:rPr>
          <w:b/>
          <w:bCs/>
        </w:rPr>
        <w:t xml:space="preserve">Doubly robust estimators</w:t>
      </w:r>
      <w:r>
        <w:t xml:space="preserve"> </w:t>
      </w:r>
      <w:r>
        <w:t xml:space="preserve">combine both approaches and are consistent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of the two sets of models is correctly specified.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dr-tv"/>
          <w:p>
            <w:pPr>
              <w:pStyle w:val="BodyText"/>
            </w:pPr>
            <w:r>
              <w:rPr>
                <w:b/>
                <w:bCs/>
              </w:rPr>
              <w:t xml:space="preserve">Definition 5 (Doubly Robust Estimator (Augmented IPW))</w:t>
            </w:r>
            <w:r>
              <w:t xml:space="preserve"> </w:t>
            </w:r>
            <w:r>
              <w:t xml:space="preserve">The augmented inverse probability weighted (AIPW) estimator</w:t>
            </w:r>
            <w:r>
              <w:t xml:space="preserve"> </w:t>
            </w:r>
            <w:r>
              <w:t xml:space="preserve">for the counterfactual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takes the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sup>
                        </m:sSup>
                      </m:e>
                    </m:d>
                  </m:e>
                  <m:sub>
                    <m:r>
                      <m:rPr>
                        <m:nor/>
                        <m:sty m:val="p"/>
                      </m:rPr>
                      <m:t>DR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m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b"/>
                              </m:rPr>
                              <m:t>1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bSup>
                              <m:e>
                                <m:r>
                                  <m:t>W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A</m:t>
                                </m:r>
                              </m:sup>
                            </m:sSubSup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m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g-formula prediction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is the IP weight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The double robustness property follows from the structure of this estimator:</w:t>
      </w:r>
    </w:p>
    <w:p>
      <w:pPr>
        <w:pStyle w:val="Compact"/>
        <w:numPr>
          <w:ilvl w:val="0"/>
          <w:numId w:val="1002"/>
        </w:numPr>
      </w:pPr>
      <w:r>
        <w:t xml:space="preserve">If the outcome model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t xml:space="preserve">is correct but the weights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are misspecified,</w:t>
      </w:r>
      <w:r>
        <w:t xml:space="preserve"> </w:t>
      </w:r>
      <w:r>
        <w:t xml:space="preserve">the weighted correction term has mean zero, so the estimator reduces to the g-formula (consistent).</w:t>
      </w:r>
    </w:p>
    <w:p>
      <w:pPr>
        <w:pStyle w:val="Compact"/>
        <w:numPr>
          <w:ilvl w:val="0"/>
          <w:numId w:val="1002"/>
        </w:numPr>
      </w:pPr>
      <w:r>
        <w:t xml:space="preserve">If the weight model is correct but the outcome model is misspecified,</w:t>
      </w:r>
      <w:r>
        <w:t xml:space="preserve"> </w:t>
      </w:r>
      <w:r>
        <w:t xml:space="preserve">the weights rebalance the data so that the weighted residuals are mean zero,</w:t>
      </w:r>
      <w:r>
        <w:t xml:space="preserve"> </w:t>
      </w:r>
      <w:r>
        <w:t xml:space="preserve">and the estimator is still consistent.</w:t>
      </w:r>
    </w:p>
    <w:p>
      <w:pPr>
        <w:pStyle w:val="Compact"/>
        <w:numPr>
          <w:ilvl w:val="0"/>
          <w:numId w:val="1002"/>
        </w:numPr>
      </w:pPr>
      <w:r>
        <w:t xml:space="preserve">If both models are correctly specified, the estimator 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(achieves the semiparametric efficiency bound).</w:t>
      </w:r>
    </w:p>
    <w:p>
      <w:pPr>
        <w:pStyle w:val="FirstParagraph"/>
      </w:pPr>
      <w:r>
        <w:rPr>
          <w:b/>
          <w:bCs/>
        </w:rPr>
        <w:t xml:space="preserve">Practical considerations</w:t>
      </w:r>
      <w:r>
        <w:t xml:space="preserve">:</w:t>
      </w:r>
    </w:p>
    <w:p>
      <w:pPr>
        <w:pStyle w:val="BodyText"/>
      </w:pPr>
      <w:r>
        <w:t xml:space="preserve">In the time-varying setting,</w:t>
      </w:r>
      <w:r>
        <w:t xml:space="preserve"> </w:t>
      </w:r>
      <w:r>
        <w:t xml:space="preserve">“doubly robust”</w:t>
      </w:r>
      <w:r>
        <w:t xml:space="preserve"> </w:t>
      </w:r>
      <w:r>
        <w:t xml:space="preserve">means that the outcome model must correctly specify</w:t>
      </w:r>
      <w:r>
        <w:t xml:space="preserve"> </w:t>
      </w:r>
      <w:r>
        <w:t xml:space="preserve">the joint conditional distribution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and the treatment model must correctly specify</w:t>
      </w:r>
      <w:r>
        <w:t xml:space="preserve"> </w:t>
      </w:r>
      <m:oMath>
        <m:r>
          <m:t>f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treatment models and one outcome model;</w:t>
      </w:r>
      <w:r>
        <w:t xml:space="preserve"> </w:t>
      </w:r>
      <w:r>
        <w:t xml:space="preserve">getting at least one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correct is less stringent than getting both right,</w:t>
      </w:r>
      <w:r>
        <w:t xml:space="preserve"> </w:t>
      </w:r>
      <w:r>
        <w:t xml:space="preserve">but still demanding in practice.</w:t>
      </w:r>
    </w:p>
    <w:p>
      <w:pPr>
        <w:pStyle w:val="BodyText"/>
      </w:pPr>
      <w:r>
        <w:rPr>
          <w:b/>
          <w:bCs/>
        </w:rPr>
        <w:t xml:space="preserve">Machine learning integration</w:t>
      </w:r>
      <w:r>
        <w:t xml:space="preserve">: The AIPW estimator is compatible with</w:t>
      </w:r>
      <w:r>
        <w:t xml:space="preserve"> </w:t>
      </w:r>
      <w:r>
        <w:t xml:space="preserve">flexible machine learning methods for estimating the nuisance functions</w:t>
      </w:r>
      <w:r>
        <w:t xml:space="preserve"> </w:t>
      </w:r>
      <w:r>
        <w:t xml:space="preserve">(outcome model and treatment model), provided cross-fitting is used</w:t>
      </w:r>
      <w:r>
        <w:t xml:space="preserve"> </w:t>
      </w:r>
      <w:r>
        <w:t xml:space="preserve">to avoid overfitting bias.</w:t>
      </w:r>
      <w:r>
        <w:t xml:space="preserve"> </w:t>
      </w:r>
      <w:r>
        <w:t xml:space="preserve">Targeted minimum loss-based estimation (TMLE) is a related approach</w:t>
      </w:r>
      <w:r>
        <w:t xml:space="preserve"> </w:t>
      </w:r>
      <w:r>
        <w:t xml:space="preserve">that incorporates outcome model targeting for improved finite-sample performance.</w:t>
      </w:r>
    </w:p>
    <w:bookmarkEnd w:id="20"/>
    <w:bookmarkStart w:id="25" w:name="Xe2555f5579589ca75dc14664fd03780761e63ef"/>
    <w:p>
      <w:pPr>
        <w:pStyle w:val="Heading2"/>
      </w:pPr>
      <w:r>
        <w:t xml:space="preserve">4 21.4 G-Estimation for Time-Varying Treatments (p. 289)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G-estimation</w:t>
      </w:r>
      <w:r>
        <w:t xml:space="preserve"> </w:t>
      </w:r>
      <w:r>
        <w:t xml:space="preserve">— the third g-method — focuses on directly modeling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mean model</w:t>
      </w:r>
      <w:r>
        <w:t xml:space="preserve"> </w:t>
      </w:r>
      <w:r>
        <w:t xml:space="preserve">(SNMM), which describes how treatment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modifies the counterfactual mean outcome, conditional on the history up to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6 (Structural Nested Mean Model (SNMM))</w:t>
            </w:r>
            <w:r>
              <w:t xml:space="preserve"> </w:t>
            </w:r>
            <w:r>
              <w:t xml:space="preserve">A structural nested mean model specifies the</w:t>
            </w:r>
            <w:r>
              <w:t xml:space="preserve"> </w:t>
            </w:r>
            <w:r>
              <w:rPr>
                <w:b/>
                <w:bCs/>
              </w:rPr>
              <w:t xml:space="preserve">blip-down function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represents the effect on the outcome of setting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given the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0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denotes no treatment from time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onward.</w:t>
            </w:r>
          </w:p>
          <w:bookmarkEnd w:id="21"/>
        </w:tc>
      </w:tr>
    </w:tbl>
    <w:p>
      <w:pPr>
        <w:pStyle w:val="BodyText"/>
      </w:pPr>
      <w:r>
        <w:t xml:space="preserve">The blip function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captures the</w:t>
      </w:r>
      <w:r>
        <w:t xml:space="preserve"> </w:t>
      </w:r>
      <w:r>
        <w:rPr>
          <w:b/>
          <w:bCs/>
        </w:rPr>
        <w:t xml:space="preserve">incremental causal effect</w:t>
      </w:r>
      <w:r>
        <w:t xml:space="preserve"> </w:t>
      </w:r>
      <w:r>
        <w:t xml:space="preserve">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final outcome, nesting within the effect of earlier treatment decisions.</w:t>
      </w:r>
      <w:r>
        <w:t xml:space="preserve"> </w:t>
      </w:r>
      <w:r>
        <w:t xml:space="preserve">A common parametric specification is the</w:t>
      </w:r>
      <w:r>
        <w:t xml:space="preserve"> </w:t>
      </w:r>
      <w:r>
        <w:rPr>
          <w:b/>
          <w:bCs/>
        </w:rPr>
        <w:t xml:space="preserve">linear SNMM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(modifier)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modifier might be a baseline or time-varying covariate.</w:t>
      </w:r>
    </w:p>
    <w:bookmarkStart w:id="22" w:name="g-estimation-algorithm"/>
    <w:p>
      <w:pPr>
        <w:pStyle w:val="Heading3"/>
      </w:pPr>
      <w:r>
        <w:t xml:space="preserve">4.1 G-Estimation Algorithm</w:t>
      </w:r>
    </w:p>
    <w:p>
      <w:pPr>
        <w:pStyle w:val="FirstParagraph"/>
      </w:pPr>
      <w:r>
        <w:t xml:space="preserve">The key insight behind g-estimation is that under sequential exchangeability,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blipped-down outcome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;</m:t>
          </m:r>
          <m:r>
            <m:t>ψ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(the outcome with the effect of treatment from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onward</w:t>
      </w:r>
      <w:r>
        <w:t xml:space="preserve"> </w:t>
      </w:r>
      <w:r>
        <w:t xml:space="preserve">“removed”</w:t>
      </w:r>
      <w:r>
        <w:t xml:space="preserve">)</w:t>
      </w:r>
      <w:r>
        <w:t xml:space="preserve"> </w:t>
      </w:r>
      <w:r>
        <w:t xml:space="preserve">must be mean-independent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conditional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equals the true parameter.</w:t>
      </w:r>
      <w:r>
        <w:t xml:space="preserve"> </w:t>
      </w:r>
      <w:r>
        <w:t xml:space="preserve">G-estimation exploits this to 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searching for the value</w:t>
      </w:r>
      <w:r>
        <w:t xml:space="preserve"> </w:t>
      </w:r>
      <w:r>
        <w:t xml:space="preserve">that makes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Practically, this is often implemented via:</w:t>
      </w:r>
    </w:p>
    <w:p>
      <w:pPr>
        <w:pStyle w:val="Compact"/>
        <w:numPr>
          <w:ilvl w:val="0"/>
          <w:numId w:val="1003"/>
        </w:numPr>
      </w:pPr>
      <w:r>
        <w:t xml:space="preserve">Fit a model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obtain predicted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Construct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“de-confounded”</w:t>
      </w:r>
      <w:r>
        <w:t xml:space="preserve"> </w:t>
      </w:r>
      <w:r>
        <w:t xml:space="preserve">treatment residual).</w:t>
      </w:r>
    </w:p>
    <w:p>
      <w:pPr>
        <w:pStyle w:val="Compact"/>
        <w:numPr>
          <w:ilvl w:val="0"/>
          <w:numId w:val="1003"/>
        </w:numPr>
      </w:pPr>
      <w:r>
        <w:t xml:space="preserve">Estimate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solving the estimating equation</w:t>
      </w:r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ψ</m:t>
              </m:r>
            </m:den>
          </m:f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Advantages of g-estimation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G-estimation only requires a model for the treatment mechanism, not the outcome distribution.</w:t>
      </w:r>
      <w:r>
        <w:t xml:space="preserve"> </w:t>
      </w:r>
      <w:r>
        <w:t xml:space="preserve">This can be advantageous when the outcome model is hard to specify correctly.</w:t>
      </w:r>
    </w:p>
    <w:p>
      <w:pPr>
        <w:pStyle w:val="Compact"/>
        <w:numPr>
          <w:ilvl w:val="0"/>
          <w:numId w:val="1004"/>
        </w:numPr>
      </w:pPr>
      <w:r>
        <w:t xml:space="preserve">G-estimation of SNMMs produces effect estimates that are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in the sense that</w:t>
      </w:r>
      <w:r>
        <w:t xml:space="preserve"> </w:t>
      </w:r>
      <w:r>
        <w:t xml:space="preserve">they are consistent if either the treatment model or a correctly specified</w:t>
      </w:r>
      <w:r>
        <w:t xml:space="preserve"> </w:t>
      </w:r>
      <w:r>
        <w:t xml:space="preserve">“nuisance”</w:t>
      </w:r>
      <w:r>
        <w:t xml:space="preserve"> </w:t>
      </w:r>
      <w:r>
        <w:t xml:space="preserve">component of the outcome model is correct.</w:t>
      </w:r>
    </w:p>
    <w:p>
      <w:pPr>
        <w:pStyle w:val="Compact"/>
        <w:numPr>
          <w:ilvl w:val="0"/>
          <w:numId w:val="1004"/>
        </w:numPr>
      </w:pPr>
      <w:r>
        <w:t xml:space="preserve">SNMMs allow for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: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vary as a function of the individual’s history up to time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SNMMs require specifying the structural model for the blip functions,</w:t>
      </w:r>
      <w:r>
        <w:t xml:space="preserve"> </w:t>
      </w:r>
      <w:r>
        <w:t xml:space="preserve">which may be difficult or subject to misspecification.</w:t>
      </w:r>
    </w:p>
    <w:p>
      <w:pPr>
        <w:pStyle w:val="Compact"/>
        <w:numPr>
          <w:ilvl w:val="0"/>
          <w:numId w:val="1005"/>
        </w:numPr>
      </w:pPr>
      <w:r>
        <w:t xml:space="preserve">Unlike the g-formula, g-estimation does not directly produce predictions</w:t>
      </w:r>
      <w:r>
        <w:t xml:space="preserve"> </w:t>
      </w:r>
      <w:r>
        <w:t xml:space="preserve">of the marginal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;</w:t>
      </w:r>
      <w:r>
        <w:t xml:space="preserve"> </w:t>
      </w:r>
      <w:r>
        <w:t xml:space="preserve">it estimates incremental effect parameters that must be inverted to recover counterfactual means.</w:t>
      </w:r>
    </w:p>
    <w:p>
      <w:pPr>
        <w:pStyle w:val="Compact"/>
        <w:numPr>
          <w:ilvl w:val="0"/>
          <w:numId w:val="1005"/>
        </w:numPr>
      </w:pPr>
      <w:r>
        <w:t xml:space="preserve">The connection between SNMM parameters and policy-relevant estimands</w:t>
      </w:r>
      <w:r>
        <w:t xml:space="preserve"> </w:t>
      </w:r>
      <w:r>
        <w:t xml:space="preserve">(e.g., the mean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)</w:t>
      </w:r>
      <w:r>
        <w:t xml:space="preserve"> </w:t>
      </w:r>
      <w:r>
        <w:t xml:space="preserve">requires additional computation.</w:t>
      </w:r>
    </w:p>
    <w:bookmarkEnd w:id="22"/>
    <w:bookmarkStart w:id="24" w:name="Xda229261f2cecd71f52256911ebcbbc10725fee"/>
    <w:p>
      <w:pPr>
        <w:pStyle w:val="Heading3"/>
      </w:pPr>
      <w:r>
        <w:t xml:space="preserve">4.2 Rank-Preserving Structural Failure Time Models</w:t>
      </w:r>
    </w:p>
    <w:p>
      <w:pPr>
        <w:pStyle w:val="FirstParagraph"/>
      </w:pPr>
      <w:ins w:id="71" w:author="PR Preview" w:date="2024-01-01T00:00:00Z">
        <w:r>
          <w:t xml:space="preserve">A related family of models,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rPr>
            <w:b/>
            <w:bCs/>
          </w:rPr>
          <w:t xml:space="preserve">rank-preserving structural failure time models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(RP-SFTMs),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extends g-estimation to survival outcomes.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p-sftm"/>
          <w:p>
            <w:pPr>
              <w:pStyle w:val="BodyText"/>
            </w:pPr>
            <w:r>
              <w:rPr>
                <w:b/>
                <w:bCs/>
              </w:rPr>
              <w:t xml:space="preserve">Definition 7 (Rank-Preserving Structural Failure Time Model (RP-SFTM))</w:t>
            </w:r>
            <w:r>
              <w:t xml:space="preserve"> </w:t>
            </w:r>
            <w:r>
              <w:t xml:space="preserve">An RP-SFTM posits that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accelerates or decelerates the failure time</w:t>
            </w:r>
            <w:r>
              <w:t xml:space="preserve"> </w:t>
            </w:r>
            <w:r>
              <w:t xml:space="preserve">by a multiplicative factor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BodyText"/>
      </w:pPr>
      <w:ins w:id="72" w:author="PR Preview" w:date="2024-01-01T00:00:00Z">
        <w:r>
          <w:t xml:space="preserve">G-estimation proceeds by finding the</w:t>
        </w:r>
      </w:ins>
      <w:ins w:id="72" w:author="PR Preview" w:date="2024-01-01T00:00:00Z">
        <w:r>
          <w:t xml:space="preserve"> </w:t>
        </w:r>
      </w:ins>
      <m:oMath>
        <m:r>
          <m:t>ψ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that makes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the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“counterfactual failure time under no treatment”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independent of</w:t>
        </w:r>
      </w:ins>
      <w:ins w:id="72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given past history.</w:t>
        </w:r>
      </w:ins>
    </w:p>
    <w:bookmarkEnd w:id="24"/>
    <w:bookmarkEnd w:id="25"/>
    <w:bookmarkStart w:id="29" w:name="Xcde987c51993080c17745fe2e76dc551a451fd5"/>
    <w:p>
      <w:pPr>
        <w:pStyle w:val="Heading2"/>
      </w:pPr>
      <w:r>
        <w:t xml:space="preserve">5 21.5 Censoring Is a Time-Varying Treatment (p. 297)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conceptually important insight is that</w:t>
      </w:r>
      <w:r>
        <w:t xml:space="preserve"> </w:t>
      </w:r>
      <w:r>
        <w:rPr>
          <w:b/>
          <w:bCs/>
        </w:rPr>
        <w:t xml:space="preserve">informative censoring</w:t>
      </w:r>
      <w:r>
        <w:t xml:space="preserve"> </w:t>
      </w:r>
      <w:r>
        <w:t xml:space="preserve">can be analyzed using the same framework as time-varying treatments.</w:t>
      </w:r>
      <w:r>
        <w:t xml:space="preserve"> </w:t>
      </w:r>
      <w:r>
        <w:t xml:space="preserve">Censoring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binary time-varying variable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a similar recursive structure to treatment: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censoring depends on the time-varying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(informative censoring), the observed sample of uncensored individuals</w:t>
      </w:r>
      <w:r>
        <w:t xml:space="preserve"> </w:t>
      </w:r>
      <w:r>
        <w:t xml:space="preserve">is not representative of the full population.</w:t>
      </w:r>
      <w:r>
        <w:t xml:space="preserve"> </w:t>
      </w:r>
      <w:r>
        <w:t xml:space="preserve">Restricting analysis to the uncensored introduces selection bias.</w:t>
      </w:r>
    </w:p>
    <w:bookmarkStart w:id="27" w:name="handling-censoring-via-ip-weighting"/>
    <w:p>
      <w:pPr>
        <w:pStyle w:val="Heading3"/>
      </w:pPr>
      <w:r>
        <w:t xml:space="preserve">5.1 Handling Censoring via IP Weighting</w:t>
      </w:r>
    </w:p>
    <w:p>
      <w:pPr>
        <w:pStyle w:val="FirstParagraph"/>
      </w:pPr>
      <w:r>
        <w:t xml:space="preserve">The censoring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(defined in Section 21.2)</w:t>
      </w:r>
      <w:r>
        <w:t xml:space="preserve"> </w:t>
      </w:r>
      <w:r>
        <w:t xml:space="preserve">addresses this by upweighting uncensored individuals</w:t>
      </w:r>
      <w:r>
        <w:t xml:space="preserve"> </w:t>
      </w:r>
      <w:r>
        <w:t xml:space="preserve">whose counterparts in the same covariate stratum were censored.</w:t>
      </w:r>
      <w:r>
        <w:t xml:space="preserve"> </w:t>
      </w:r>
      <w:r>
        <w:t xml:space="preserve">An individual who is uncensored despite having covariate values</w:t>
      </w:r>
      <w:r>
        <w:t xml:space="preserve"> </w:t>
      </w:r>
      <w:r>
        <w:t xml:space="preserve">that typically lead to censoring receives a high weight,</w:t>
      </w:r>
      <w:r>
        <w:t xml:space="preserve"> </w:t>
      </w:r>
      <w:r>
        <w:t xml:space="preserve">making them represent themselves and those who were censored.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seq-censoring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(Sequential Censoring Exchangeability)</w:t>
            </w:r>
            <w:r>
              <w:t xml:space="preserve"> </w:t>
            </w:r>
            <w:r>
              <w:t xml:space="preserve">Sequential censoring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26"/>
        </w:tc>
      </w:tr>
    </w:tbl>
    <w:p>
      <w:pPr>
        <w:pStyle w:val="FirstParagraph"/>
      </w:pPr>
      <w:ins w:id="80" w:author="PR Preview" w:date="2024-01-01T00:00:00Z">
        <w:r>
          <w:t xml:space="preserve">Under this condition, the combined weight</w:t>
        </w:r>
      </w:ins>
      <w:ins w:id="80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⋅</m:t>
        </m:r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consistently estimates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the counterfactual mean in the uncensored pseudo-population.</w:t>
        </w:r>
      </w:ins>
    </w:p>
    <w:p>
      <w:pPr>
        <w:pStyle w:val="BodyText"/>
      </w:pPr>
      <w:r>
        <w:rPr>
          <w:b/>
          <w:bCs/>
        </w:rPr>
        <w:t xml:space="preserve">Why censoring is</w:t>
      </w:r>
      <w:r>
        <w:rPr>
          <w:b/>
          <w:bCs/>
        </w:rPr>
        <w:t xml:space="preserve"> </w:t>
      </w:r>
      <w:r>
        <w:rPr>
          <w:b/>
          <w:bCs/>
        </w:rPr>
        <w:t xml:space="preserve">“just”</w:t>
      </w:r>
      <w:r>
        <w:rPr>
          <w:b/>
          <w:bCs/>
        </w:rPr>
        <w:t xml:space="preserve"> </w:t>
      </w:r>
      <w:r>
        <w:rPr>
          <w:b/>
          <w:bCs/>
        </w:rPr>
        <w:t xml:space="preserve">a time-varying treatment</w:t>
      </w:r>
      <w:r>
        <w:t xml:space="preserve">:</w:t>
      </w:r>
    </w:p>
    <w:p>
      <w:pPr>
        <w:pStyle w:val="BodyText"/>
      </w:pPr>
      <w:r>
        <w:t xml:space="preserve">Both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binary variables</w:t>
      </w:r>
      <w:r>
        <w:t xml:space="preserve"> </w:t>
      </w:r>
      <w:r>
        <w:t xml:space="preserve">whose assignment at each time depends on past history.</w:t>
      </w:r>
      <w:r>
        <w:t xml:space="preserve"> </w:t>
      </w:r>
      <w:r>
        <w:t xml:space="preserve">Both can be confounded by time-varying covariates.</w:t>
      </w:r>
      <w:r>
        <w:t xml:space="preserve"> </w:t>
      </w:r>
      <w:r>
        <w:t xml:space="preserve">The same sequential exchangeability and positivity conditions</w:t>
      </w:r>
      <w:r>
        <w:t xml:space="preserve"> </w:t>
      </w:r>
      <w:r>
        <w:t xml:space="preserve">are needed for identification in both cases.</w:t>
      </w:r>
      <w:r>
        <w:t xml:space="preserve"> </w:t>
      </w:r>
      <w:r>
        <w:t xml:space="preserve">The IP weight framework handles both simultaneously</w:t>
      </w:r>
      <w:r>
        <w:t xml:space="preserve"> </w:t>
      </w:r>
      <w:r>
        <w:t xml:space="preserve">through a product of time-specific weights,</w:t>
      </w:r>
      <w:r>
        <w:t xml:space="preserve"> </w:t>
      </w:r>
      <w:r>
        <w:t xml:space="preserve">one for each treatment and censoring event.</w:t>
      </w:r>
    </w:p>
    <w:p>
      <w:pPr>
        <w:pStyle w:val="BodyText"/>
      </w:pPr>
      <w:r>
        <w:rPr>
          <w:b/>
          <w:bCs/>
        </w:rPr>
        <w:t xml:space="preserve">Competing events</w:t>
      </w:r>
      <w:r>
        <w:t xml:space="preserve">: When death is the competing event for a non-fatal outcome,</w:t>
      </w:r>
      <w:r>
        <w:t xml:space="preserve"> </w:t>
      </w:r>
      <w:r>
        <w:t xml:space="preserve">it can similarly be viewed as a time-varying treatment (or censoring, depending on the estimand).</w:t>
      </w:r>
      <w:r>
        <w:t xml:space="preserve"> </w:t>
      </w:r>
      <w:r>
        <w:t xml:space="preserve">See Fine Point 17.1 in Chapter 17.</w:t>
      </w:r>
    </w:p>
    <w:bookmarkEnd w:id="27"/>
    <w:bookmarkStart w:id="28" w:name="g-formula-with-censoring"/>
    <w:p>
      <w:pPr>
        <w:pStyle w:val="Heading3"/>
      </w:pPr>
      <w:r>
        <w:t xml:space="preserve">5.2 G-Formula with Censoring</w:t>
      </w:r>
    </w:p>
    <w:p>
      <w:pPr>
        <w:pStyle w:val="FirstParagraph"/>
      </w:pPr>
      <w:r>
        <w:t xml:space="preserve">The g-formula for time-varying treatments also extends naturally to handle censoring.</w:t>
      </w:r>
      <w:r>
        <w:t xml:space="preserve"> </w:t>
      </w:r>
      <w:r>
        <w:t xml:space="preserve">The product of covariate densities in the g-formula</w:t>
      </w:r>
      <w:r>
        <w:t xml:space="preserve"> </w:t>
      </w:r>
      <w:r>
        <w:t xml:space="preserve">must include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Monte Carlo simulation sets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 time point</w:t>
      </w:r>
      <w:r>
        <w:t xml:space="preserve"> </w:t>
      </w:r>
      <w:r>
        <w:t xml:space="preserve">(i.e., we intervene to eliminate censoring).</w:t>
      </w:r>
      <w:r>
        <w:t xml:space="preserve"> </w:t>
      </w:r>
      <w:r>
        <w:t xml:space="preserve">This gives the counterfactual mean under the joint intervention:</w:t>
      </w:r>
      <w:r>
        <w:t xml:space="preserve"> </w:t>
      </w:r>
      <w:r>
        <w:t xml:space="preserve">“follow the 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do not censor anyone.”</w:t>
      </w:r>
    </w:p>
    <w:bookmarkEnd w:id="28"/>
    <w:bookmarkEnd w:id="29"/>
    <w:bookmarkStart w:id="32" w:name="the-big-g-formula-p.-300"/>
    <w:p>
      <w:pPr>
        <w:pStyle w:val="Heading2"/>
      </w:pPr>
      <w:r>
        <w:t xml:space="preserve">6 21.6 The Big G-Formula (p. 300)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most general form of the g-formula —</w:t>
      </w:r>
      <w:r>
        <w:t xml:space="preserve"> </w:t>
      </w:r>
      <w:r>
        <w:t xml:space="preserve">sometimes called 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—</w:t>
      </w:r>
      <w:r>
        <w:t xml:space="preserve"> </w:t>
      </w:r>
      <w:r>
        <w:t xml:space="preserve">encompasses all time-varying treatments, time-varying covariates,</w:t>
      </w:r>
      <w:r>
        <w:t xml:space="preserve"> </w:t>
      </w:r>
      <w:r>
        <w:t xml:space="preserve">time-varying censoring, and time-varying outcomes</w:t>
      </w:r>
      <w:r>
        <w:t xml:space="preserve"> </w:t>
      </w:r>
      <w:r>
        <w:t xml:space="preserve">within a single unified expression.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9 (The Big G-Formula)</w:t>
            </w:r>
            <w:r>
              <w:t xml:space="preserve"> </w:t>
            </w:r>
            <w:r>
              <w:t xml:space="preserve">Under sequential exchangeability (for both treatment and censoring),</w:t>
            </w:r>
            <w:r>
              <w:t xml:space="preserve"> </w:t>
            </w:r>
            <w:r>
              <w:t xml:space="preserve">positivity, and consistency, the counterfactual mean under joint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covariate density product is evaluated along the counterfactual treatment path</w:t>
            </w:r>
            <w:r>
              <w:t xml:space="preserve"> </w:t>
            </w:r>
            <w:r>
              <w:t xml:space="preserve">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 censoring.</w:t>
            </w:r>
          </w:p>
          <w:bookmarkEnd w:id="30"/>
        </w:tc>
      </w:tr>
    </w:tbl>
    <w:p>
      <w:pPr>
        <w:pStyle w:val="BodyText"/>
      </w:pPr>
      <w:r>
        <w:t xml:space="preserve">The big g-formula is the workhorse of causal inference in longitudinal data:</w:t>
      </w:r>
      <w:r>
        <w:t xml:space="preserve"> </w:t>
      </w:r>
      <w:r>
        <w:t xml:space="preserve">it provides a general recipe for computing any counterfactual mean,</w:t>
      </w:r>
      <w:r>
        <w:t xml:space="preserve"> </w:t>
      </w:r>
      <w:r>
        <w:t xml:space="preserve">given correct models for the covariate and outcome processes.</w:t>
      </w:r>
    </w:p>
    <w:bookmarkStart w:id="31" w:name="practical-implementation"/>
    <w:p>
      <w:pPr>
        <w:pStyle w:val="Heading3"/>
      </w:pPr>
      <w:r>
        <w:t xml:space="preserve">6.1 Practical Implementation</w:t>
      </w:r>
    </w:p>
    <w:p>
      <w:pPr>
        <w:pStyle w:val="FirstParagraph"/>
      </w:pPr>
      <w:r>
        <w:t xml:space="preserve">In practice, the big g-formula is implemented via a</w:t>
      </w:r>
      <w:r>
        <w:t xml:space="preserve"> </w:t>
      </w:r>
      <w:r>
        <w:rPr>
          <w:b/>
          <w:bCs/>
        </w:rPr>
        <w:t xml:space="preserve">parametric g-computation algorithm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Fit outcome model: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covariate models: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each</w:t>
      </w:r>
      <w:r>
        <w:t xml:space="preserve"> </w:t>
      </w:r>
      <m:oMath>
        <m:r>
          <m:t>k</m:t>
        </m:r>
      </m:oMath>
      <w:r>
        <w:t xml:space="preserve">, fit censoring model: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Simulate a large pseudo-population under the intervention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at each time</w:t>
      </w:r>
      <w:r>
        <w:t xml:space="preserve"> </w:t>
      </w:r>
      <m:oMath>
        <m:r>
          <m:t>k</m:t>
        </m:r>
      </m:oMath>
      <w:r>
        <w:t xml:space="preserve">, set treatment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draw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its fitted conditional model.</w:t>
      </w:r>
    </w:p>
    <w:p>
      <w:pPr>
        <w:pStyle w:val="Compact"/>
        <w:numPr>
          <w:ilvl w:val="0"/>
          <w:numId w:val="1006"/>
        </w:numPr>
      </w:pPr>
      <w:r>
        <w:t xml:space="preserve">Predict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each simulated individual from the outcome model.</w:t>
      </w:r>
    </w:p>
    <w:p>
      <w:pPr>
        <w:pStyle w:val="Compact"/>
        <w:numPr>
          <w:ilvl w:val="0"/>
          <w:numId w:val="1006"/>
        </w:numPr>
      </w:pPr>
      <w:r>
        <w:t xml:space="preserve">Average the predictions.</w:t>
      </w:r>
    </w:p>
    <w:p>
      <w:pPr>
        <w:pStyle w:val="FirstParagraph"/>
      </w:pPr>
      <w:r>
        <w:rPr>
          <w:b/>
          <w:bCs/>
        </w:rPr>
        <w:t xml:space="preserve">Choice of g-method in practice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2574"/>
        <w:gridCol w:w="1881"/>
        <w:gridCol w:w="26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Primary model requirement</w:t>
            </w:r>
          </w:p>
        </w:tc>
        <w:tc>
          <w:tcPr/>
          <w:p>
            <w:pPr>
              <w:pStyle w:val="Compact"/>
            </w:pPr>
            <w:r>
              <w:t xml:space="preserve">Double robustness</w:t>
            </w:r>
          </w:p>
        </w:tc>
        <w:tc>
          <w:tcPr/>
          <w:p>
            <w:pPr>
              <w:pStyle w:val="Compact"/>
            </w:pPr>
            <w:r>
              <w:t xml:space="preserve">Handles 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G-formula</w:t>
            </w:r>
          </w:p>
        </w:tc>
        <w:tc>
          <w:tcPr/>
          <w:p>
            <w:pPr>
              <w:pStyle w:val="Compact"/>
            </w:pPr>
            <w:r>
              <w:t xml:space="preserve">Outcome + covariate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weighting (MSM)</w:t>
            </w:r>
          </w:p>
        </w:tc>
        <w:tc>
          <w:tcPr/>
          <w:p>
            <w:pPr>
              <w:pStyle w:val="Compact"/>
            </w:pPr>
            <w:r>
              <w:t xml:space="preserve">Treatment + censoring models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With 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AIPW</w:t>
            </w:r>
          </w:p>
        </w:tc>
        <w:tc>
          <w:tcPr/>
          <w:p>
            <w:pPr>
              <w:pStyle w:val="Compact"/>
            </w:pPr>
            <w:r>
              <w:t xml:space="preserve">Both (one can be wrong)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G-estimation (SNMM)</w:t>
            </w:r>
          </w:p>
        </w:tc>
        <w:tc>
          <w:tcPr/>
          <w:p>
            <w:pPr>
              <w:pStyle w:val="Compact"/>
            </w:pPr>
            <w:r>
              <w:t xml:space="preserve">Treatment model + SNMM</w:t>
            </w:r>
          </w:p>
        </w:tc>
        <w:tc>
          <w:tcPr/>
          <w:p>
            <w:pPr>
              <w:pStyle w:val="Compact"/>
            </w:pPr>
            <w:r>
              <w:t xml:space="preserve">Partially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In practice, researchers often apply two or three methods as a sensitivity analysis.</w:t>
      </w:r>
      <w:r>
        <w:t xml:space="preserve"> </w:t>
      </w:r>
      <w:r>
        <w:t xml:space="preserve">Consistency of results across methods that rely on different model sets</w:t>
      </w:r>
      <w:r>
        <w:t xml:space="preserve"> </w:t>
      </w:r>
      <w:r>
        <w:t xml:space="preserve">provides informal evidence that neither set is grossly misspecified.</w:t>
      </w:r>
    </w:p>
    <w:bookmarkEnd w:id="31"/>
    <w:bookmarkEnd w:id="32"/>
    <w:bookmarkStart w:id="33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g-formula</w:t>
      </w:r>
      <w:r>
        <w:t xml:space="preserve"> </w:t>
      </w:r>
      <w:r>
        <w:t xml:space="preserve">for time-varying treatments standardizes over the counterfactual</w:t>
      </w:r>
      <w:r>
        <w:t xml:space="preserve"> </w:t>
      </w:r>
      <w:r>
        <w:t xml:space="preserve">covariate distribution under the treatment strategy: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]</m:t>
                </m:r>
              </m:num>
              <m:den>
                <m:r>
                  <m:t>f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]</m:t>
                </m:r>
              </m:den>
            </m:f>
          </m:e>
        </m:nary>
      </m:oMath>
      <w:r>
        <w:t xml:space="preserve"> </w:t>
      </w:r>
      <w:r>
        <w:t xml:space="preserve">create a pseudo-population free of time-varying confounding,</w:t>
      </w:r>
      <w:r>
        <w:t xml:space="preserve"> </w:t>
      </w:r>
      <w:r>
        <w:t xml:space="preserve">enabling unbiased estimation via weighted outcome regression (MSMs).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Censoring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handle informative censoring by the same logic,</w:t>
      </w:r>
      <w:r>
        <w:t xml:space="preserve"> </w:t>
      </w:r>
      <w:r>
        <w:t xml:space="preserve">treating censoring as a time-varying treatment.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Doubly robust</w:t>
      </w:r>
      <w:r>
        <w:t xml:space="preserve"> </w:t>
      </w:r>
      <w:r>
        <w:t xml:space="preserve">(AIPW) estimators combine the g-formula and IP weighting,</w:t>
      </w:r>
      <w:r>
        <w:t xml:space="preserve"> </w:t>
      </w:r>
      <w:r>
        <w:t xml:space="preserve">remaining consistent if at least one set of models is correctly specified.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of structural nested mean models (SNMMs) estimates treatment effect parameters</w:t>
      </w:r>
      <w:r>
        <w:t xml:space="preserve"> </w:t>
      </w:r>
      <w:r>
        <w:t xml:space="preserve">by exploiting the conditional independence of blipped-down outcomes and treatment residuals.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provides a unified expression for counterfactual means</w:t>
      </w:r>
      <w:r>
        <w:t xml:space="preserve"> </w:t>
      </w:r>
      <w:r>
        <w:t xml:space="preserve">under joint interventions on treatment and censoring.</w:t>
      </w:r>
    </w:p>
    <w:bookmarkEnd w:id="33"/>
    <w:bookmarkStart w:id="37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6" w:name="refs"/>
    <w:bookmarkStart w:id="3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2026-08-20T20:00:49Z</dcterms:created>
  <dcterms:modified xsi:type="dcterms:W3CDTF">2026-08-20T20:00:49Z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