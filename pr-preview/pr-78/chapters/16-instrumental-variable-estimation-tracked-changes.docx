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wald-estimator"/>
          <w:p>
            <w:pPr>
              <w:pStyle w:val="BodyText"/>
            </w:pPr>
            <w:r>
              <w:rPr>
                <w:b/>
                <w:bCs/>
              </w:rPr>
              <w:t xml:space="preserve">Definition 2 (Wald Estimator)</w:t>
            </w:r>
            <w:r>
              <w:t xml:space="preserve"> </w:t>
            </w:r>
            <w:r>
              <w:t xml:space="preserve">For a binary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Wald estimator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ratio estimator</w:t>
            </w:r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4"/>
        </w:tc>
      </w:tr>
    </w:tbl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5"/>
    <w:bookmarkStart w:id="1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6"/>
    <w:bookmarkStart w:id="1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7"/>
    <w:bookmarkEnd w:id="18"/>
    <w:bookmarkStart w:id="26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9"/>
    <w:bookmarkStart w:id="2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20"/>
    <w:bookmarkStart w:id="23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3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1"/>
        </w:tc>
      </w:tr>
    </w:tbl>
    <w:p>
      <w:pPr>
        <w:pStyle w:val="FirstParagraph"/>
      </w:pPr>
      <w:ins w:id="7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iv-monotonicity"/>
          <w:p>
            <w:pPr>
              <w:pStyle w:val="BodyText"/>
            </w:pPr>
            <w:r>
              <w:rPr>
                <w:b/>
                <w:bCs/>
              </w:rPr>
              <w:t xml:space="preserve">Definition 4 (Monotonicity Assumption)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monotonicity assumption</w:t>
            </w:r>
            <w:r>
              <w:t xml:space="preserve"> </w:t>
            </w:r>
            <w:r>
              <w:t xml:space="preserve">states that no defiers exist in the population.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3"/>
    <w:bookmarkStart w:id="25" w:name="local-average-treatment-effect-late"/>
    <w:p>
      <w:pPr>
        <w:pStyle w:val="Heading3"/>
      </w:pPr>
      <w:r>
        <w:t xml:space="preserve">3.4 Local Average Treatment Effect (LATE)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late"/>
          <w:p>
            <w:pPr>
              <w:pStyle w:val="BodyText"/>
            </w:pPr>
            <w:r>
              <w:rPr>
                <w:b/>
                <w:bCs/>
              </w:rPr>
              <w:t xml:space="preserve">Definition 5 (Local Average Treatment Effect (LATE))</w:t>
            </w:r>
            <w:r>
              <w:t xml:space="preserve"> </w:t>
            </w:r>
            <w:r>
              <w:t xml:space="preserve">Under the IV conditions plus monotonicity, the IV estimand equals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Complier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local average treatment effect (LATE)</w:t>
            </w:r>
            <w:r>
              <w:t xml:space="preserve"> </w:t>
            </w:r>
            <w:r>
              <w:t xml:space="preserve">— the average causal effect in compliers, not in the full population.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5"/>
    <w:bookmarkEnd w:id="26"/>
    <w:bookmarkStart w:id="30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7" w:name="alg-2sls"/>
    <w:p>
      <w:pPr>
        <w:pStyle w:val="BodyText"/>
      </w:pPr>
      <w:ins w:id="88" w:author="PR Preview" w:date="2024-01-01T00:00:00Z">
        <w:r>
          <w:rPr>
            <w:b/>
            <w:bCs/>
          </w:rPr>
          <w:t xml:space="preserve">Algorithm 1 (Two-Stage Least Squares (2SLS))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rPr>
            <w:b/>
            <w:bCs/>
          </w:rPr>
          <w:t xml:space="preserve">Stage 1</w:t>
        </w:r>
      </w:ins>
      <w:ins w:id="88" w:author="PR Preview" w:date="2024-01-01T00:00:00Z">
        <w:r>
          <w:t xml:space="preserve">: Regress treatment on instrument (and covariates if present)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7"/>
    <w:bookmarkStart w:id="28" w:name="why-this-works-1"/>
    <w:p>
      <w:pPr>
        <w:pStyle w:val="Heading3"/>
      </w:pPr>
      <w:ins w:id="94" w:author="PR Preview" w:date="2024-01-01T00:00:00Z">
        <w:r>
          <w:t xml:space="preserve">4.1 Why This Works</w:t>
        </w:r>
      </w:ins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8"/>
    <w:bookmarkStart w:id="29" w:name="including-covariates"/>
    <w:p>
      <w:pPr>
        <w:pStyle w:val="Heading3"/>
      </w:pPr>
      <w:ins w:id="105" w:author="PR Preview" w:date="2024-01-01T00:00:00Z">
        <w:r>
          <w:t xml:space="preserve">4.2 Including Covariates</w:t>
        </w:r>
      </w:ins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9"/>
    <w:bookmarkEnd w:id="30"/>
    <w:bookmarkStart w:id="34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1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1"/>
    <w:bookmarkStart w:id="33" w:name="conditional-iv-estimation"/>
    <w:p>
      <w:pPr>
        <w:pStyle w:val="Heading3"/>
      </w:pPr>
      <w:r>
        <w:t xml:space="preserve">5.2 Conditional IV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def-conditional-iv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Instrumental Variable)</w:t>
            </w:r>
            <w:r>
              <w:t xml:space="preserve"> </w:t>
            </w:r>
            <w:r>
              <w:t xml:space="preserve">Given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conditional 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⟂̸</m:t>
                  </m:r>
                </m:e>
              </m:box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exchangeability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(still unconditional)</w:t>
            </w:r>
          </w:p>
          <w:bookmarkEnd w:id="32"/>
        </w:tc>
      </w:tr>
    </w:tbl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33"/>
    <w:bookmarkEnd w:id="34"/>
    <w:bookmarkStart w:id="37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5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5"/>
    <w:bookmarkStart w:id="36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6"/>
    <w:bookmarkEnd w:id="37"/>
    <w:bookmarkStart w:id="42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8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8"/>
    <w:bookmarkStart w:id="40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7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9"/>
        </w:tc>
      </w:tr>
    </w:tbl>
    <w:bookmarkEnd w:id="40"/>
    <w:bookmarkStart w:id="41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1"/>
    <w:bookmarkEnd w:id="42"/>
    <w:bookmarkStart w:id="46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2026-08-20T20:52:47Z</dcterms:created>
  <dcterms:modified xsi:type="dcterms:W3CDTF">2026-08-20T20:52:47Z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