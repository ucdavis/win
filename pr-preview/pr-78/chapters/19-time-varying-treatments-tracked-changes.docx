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3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The observed treatment</w:t>
            </w:r>
            <w:r>
              <w:t xml:space="preserve"> </w:t>
            </w:r>
            <w:r>
              <w:rPr>
                <w:b/>
                <w:bCs/>
              </w:rPr>
              <w:t xml:space="preserve">history</w:t>
            </w:r>
            <w:r>
              <w:t xml:space="preserve"> </w:t>
            </w:r>
            <w:r>
              <w:t xml:space="preserve">up to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vector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ins w:id="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covariate-history"/>
          <w:p>
            <w:pPr>
              <w:pStyle w:val="BodyText"/>
            </w:pPr>
            <w:r>
              <w:rPr>
                <w:b/>
                <w:bCs/>
              </w:rPr>
              <w:t xml:space="preserve">Definition 2 (Covariate History)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covariate history</w:t>
            </w:r>
            <w:r>
              <w:t xml:space="preserve"> </w:t>
            </w:r>
            <w:r>
              <w:t xml:space="preserve">up to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represents all measured covariates recorded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(e.g., clinical measurements, lab values, questionnaire responses).</w:t>
            </w:r>
          </w:p>
          <w:bookmarkEnd w:id="10"/>
        </w:tc>
      </w:tr>
    </w:tbl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3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11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2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2"/>
    <w:bookmarkEnd w:id="13"/>
    <w:bookmarkStart w:id="17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4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ins w:id="2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tatic-strategy"/>
          <w:p>
            <w:pPr>
              <w:pStyle w:val="BodyText"/>
            </w:pPr>
            <w:r>
              <w:rPr>
                <w:b/>
                <w:bCs/>
              </w:rPr>
              <w:t xml:space="preserve">Definition 5 (Static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static strategy</w:t>
            </w:r>
            <w:r>
              <w:t xml:space="preserve"> </w:t>
            </w:r>
            <w:r>
              <w:t xml:space="preserve">assigns the same treatment value at every time point</w:t>
            </w:r>
            <w:r>
              <w:t xml:space="preserve"> </w:t>
            </w:r>
            <w:r>
              <w:t xml:space="preserve">regardless of the evolving covariate history.</w:t>
            </w:r>
          </w:p>
          <w:bookmarkEnd w:id="15"/>
        </w:tc>
      </w:tr>
    </w:tbl>
    <w:p>
      <w:pPr>
        <w:pStyle w:val="BodyText"/>
      </w:pPr>
      <w:ins w:id="21" w:author="PR Preview" w:date="2024-01-01T00:00:00Z">
        <w:r>
          <w:t xml:space="preserve">Examples:</w:t>
        </w:r>
      </w:ins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dynamic-strategy"/>
          <w:p>
            <w:pPr>
              <w:pStyle w:val="BodyText"/>
            </w:pPr>
            <w:r>
              <w:rPr>
                <w:b/>
                <w:bCs/>
              </w:rPr>
              <w:t xml:space="preserve">Definition 6 (Dynamic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strategy</w:t>
            </w:r>
            <w:r>
              <w:t xml:space="preserve"> </w:t>
            </w:r>
            <w:r>
              <w:t xml:space="preserve">adapts treatment decisions based on the individual’s evolving history.</w:t>
            </w:r>
            <w:r>
              <w:t xml:space="preserve"> </w:t>
            </w:r>
            <w:r>
              <w:t xml:space="preserve">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defined analogously to the static case —</w:t>
            </w:r>
            <w:r>
              <w:t xml:space="preserve"> </w:t>
            </w:r>
            <w:r>
              <w:t xml:space="preserve">it is the outcome that would have been observed if,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treatment had been set according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applied to the individual’s</w:t>
            </w:r>
            <w:r>
              <w:t xml:space="preserve"> </w:t>
            </w:r>
            <w:r>
              <w:rPr>
                <w:i/>
                <w:iCs/>
              </w:rPr>
              <w:t xml:space="preserve">counterfactual</w:t>
            </w:r>
            <w:r>
              <w:t xml:space="preserve"> </w:t>
            </w:r>
            <w:r>
              <w:t xml:space="preserve">covariate history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ins w:id="26" w:author="PR Preview" w:date="2024-01-01T00:00:00Z">
        <w:r>
          <w:t xml:space="preserve">For example:</w:t>
        </w:r>
      </w:ins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ins w:id="29" w:author="PR Preview" w:date="2024-01-01T00:00:00Z">
        <w:r>
          <w:t xml:space="preserve">Dynamic strategies are clinically natural:</w:t>
        </w:r>
      </w:ins>
      <w:ins w:id="29" w:author="PR Preview" w:date="2024-01-01T00:00:00Z">
        <w:r>
          <w:t xml:space="preserve"> </w:t>
        </w:r>
      </w:ins>
      <w:ins w:id="29" w:author="PR Preview" w:date="2024-01-01T00:00:00Z">
        <w:r>
          <w:t xml:space="preserve">many real-world treatment guidelines are themselves dynamic.</w:t>
        </w:r>
      </w:ins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7"/>
    <w:bookmarkStart w:id="20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7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8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9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9"/>
    <w:bookmarkEnd w:id="20"/>
    <w:bookmarkStart w:id="24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2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2"/>
    <w:bookmarkStart w:id="23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3"/>
    <w:bookmarkEnd w:id="24"/>
    <w:bookmarkStart w:id="27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9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6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6"/>
    <w:bookmarkEnd w:id="27"/>
    <w:bookmarkStart w:id="30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10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8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9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9"/>
    <w:bookmarkEnd w:id="30"/>
    <w:bookmarkStart w:id="3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31"/>
    <w:bookmarkStart w:id="3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4" w:name="refs"/>
    <w:bookmarkStart w:id="3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2026-08-20T20:00:27Z</dcterms:created>
  <dcterms:modified xsi:type="dcterms:W3CDTF">2026-08-20T20:00:27Z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