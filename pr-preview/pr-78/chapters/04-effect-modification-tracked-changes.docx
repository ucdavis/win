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9"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7" w:name="matching-methods"/>
    <w:p>
      <w:pPr>
        <w:pStyle w:val="Heading3"/>
      </w:pPr>
      <w:r>
        <w:t xml:space="preserve">5.1 Matching Methods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def-matching"/>
          <w:p>
            <w:pPr>
              <w:pStyle w:val="BodyText"/>
            </w:pPr>
            <w:r>
              <w:rPr>
                <w:b/>
                <w:bCs/>
              </w:rPr>
              <w:t xml:space="preserve">Definition 3 (Matching)</w:t>
            </w:r>
            <w:r>
              <w:t xml:space="preserve"> </w:t>
            </w:r>
            <w:r>
              <w:rPr>
                <w:b/>
                <w:bCs/>
              </w:rPr>
              <w:t xml:space="preserve">Matching</w:t>
            </w:r>
            <w:r>
              <w:t xml:space="preserve"> </w:t>
            </w:r>
            <w:r>
              <w:t xml:space="preserve">creates treatment and control groups that are similar with respect to measured covariates</w:t>
            </w:r>
            <w:r>
              <w:t xml:space="preserve"> </w:t>
            </w:r>
            <m:oMath>
              <m:r>
                <m:t>L</m:t>
              </m:r>
            </m:oMath>
            <w:r>
              <w:t xml:space="preserve">.</w:t>
            </w:r>
          </w:p>
          <w:bookmarkEnd w:id="25"/>
        </w:tc>
      </w:tr>
    </w:tbl>
    <w:p>
      <w:pPr>
        <w:pStyle w:val="BodyText"/>
      </w:pPr>
      <w:ins w:id="98" w:author="PR Preview" w:date="2024-01-01T00:00:00Z">
        <w:r>
          <w:t xml:space="preserve">Common approaches:</w:t>
        </w:r>
      </w:ins>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6"/>
        </w:tc>
      </w:tr>
    </w:tbl>
    <w:bookmarkEnd w:id="27"/>
    <w:bookmarkStart w:id="28"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8"/>
    <w:bookmarkEnd w:id="29"/>
    <w:bookmarkStart w:id="33"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1"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30"/>
        </w:tc>
      </w:tr>
    </w:tbl>
    <w:bookmarkEnd w:id="31"/>
    <w:bookmarkStart w:id="32"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2026-08-20T19:34:38Z</dcterms:created>
  <dcterms:modified xsi:type="dcterms:W3CDTF">2026-08-20T19:34:38Z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