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6" w:name="balancing-property"/>
    <w:p>
      <w:pPr>
        <w:pStyle w:val="Heading3"/>
      </w:pPr>
      <w:r>
        <w:t xml:space="preserve">2.1 Balancing Property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thm-propensity-balancing"/>
          <w:p>
            <w:pPr>
              <w:pStyle w:val="BodyText"/>
            </w:pPr>
            <w:r>
              <w:rPr>
                <w:b/>
                <w:bCs/>
              </w:rPr>
              <w:t xml:space="preserve">Theorem 1 (Propensity Score Balancing Property)</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r>
                  <m:rPr>
                    <m:sty m:val="p"/>
                  </m:rPr>
                  <m:t>.</m:t>
                </m:r>
              </m:oMath>
            </m:oMathPara>
          </w:p>
          <w:bookmarkEnd w:id="15"/>
        </w:tc>
      </w:tr>
    </w:tbl>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6"/>
    <w:bookmarkStart w:id="1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7"/>
    <w:bookmarkEnd w:id="18"/>
    <w:bookmarkStart w:id="22"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9"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9"/>
    <w:bookmarkStart w:id="20"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20"/>
    <w:bookmarkStart w:id="21"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1"/>
    <w:bookmarkEnd w:id="22"/>
    <w:bookmarkStart w:id="26"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3"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3"/>
    <w:bookmarkStart w:id="24"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4"/>
    <w:bookmarkStart w:id="25"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5"/>
    <w:bookmarkEnd w:id="26"/>
    <w:bookmarkStart w:id="29"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7"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7"/>
    <w:bookmarkStart w:id="28"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8"/>
    <w:bookmarkEnd w:id="29"/>
    <w:bookmarkStart w:id="33"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30"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30"/>
    <w:bookmarkStart w:id="32" w:name="augmented-ip-weighting-aipw"/>
    <w:p>
      <w:pPr>
        <w:pStyle w:val="Heading3"/>
      </w:pPr>
      <w:r>
        <w:t xml:space="preserve">6.2 Augmented IP Weighting (AIPW)</w:t>
      </w:r>
    </w:p>
    <w:p>
      <w:pPr>
        <w:pStyle w:val="FirstParagraph"/>
      </w:pPr>
      <w:ins w:id="157" w:author="PR Preview" w:date="2024-01-01T00:00:00Z">
        <w:r>
          <w:rPr>
            <w:b/>
            <w:bCs/>
          </w:rPr>
          <w:t xml:space="preserve">Advanced approach</w:t>
        </w:r>
      </w:ins>
      <w:ins w:id="157" w:author="PR Preview" w:date="2024-01-01T00:00:00Z">
        <w:r>
          <w:t xml:space="preserve">: Combine IP weighting with outcome modeling.</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aipw"/>
          <w:p>
            <w:pPr>
              <w:pStyle w:val="BodyText"/>
            </w:pPr>
            <w:r>
              <w:rPr>
                <w:b/>
                <w:bCs/>
              </w:rPr>
              <w:t xml:space="preserve">Definition 3 (Augmented IP Weighting (AIPW))</w:t>
            </w:r>
            <w:r>
              <w:t xml:space="preserve"> </w:t>
            </w:r>
            <w:r>
              <w:t xml:space="preserve">The</w:t>
            </w:r>
            <w:r>
              <w:t xml:space="preserve"> </w:t>
            </w:r>
            <w:r>
              <w:rPr>
                <w:b/>
                <w:bCs/>
              </w:rPr>
              <w:t xml:space="preserve">augmented inverse-probability-weighted (AIPW) estimator</w:t>
            </w:r>
            <w:r>
              <w:t xml:space="preserve"> </w:t>
            </w:r>
            <w:r>
              <w:t xml:space="preserve">is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r>
                  <m:rPr>
                    <m:sty m:val="p"/>
                  </m:rPr>
                  <m:t>,</m:t>
                </m:r>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bookmarkEnd w:id="31"/>
        </w:tc>
      </w:tr>
    </w:tbl>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2"/>
    <w:bookmarkEnd w:id="33"/>
    <w:bookmarkStart w:id="38"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5" w:name="generalized-propensity-score"/>
    <w:p>
      <w:pPr>
        <w:pStyle w:val="Heading3"/>
      </w:pPr>
      <w:r>
        <w:t xml:space="preserve">7.1 Generalized Propensity Score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generalized-propensity-score"/>
          <w:p>
            <w:pPr>
              <w:pStyle w:val="BodyText"/>
            </w:pPr>
            <w:r>
              <w:rPr>
                <w:b/>
                <w:bCs/>
              </w:rPr>
              <w:t xml:space="preserve">Definition 4 (Generalized Propensity Score)</w:t>
            </w:r>
            <w:r>
              <w:t xml:space="preserve"> </w:t>
            </w: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bookmarkEnd w:id="34"/>
        </w:tc>
      </w:tr>
    </w:tbl>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5"/>
    <w:bookmarkStart w:id="36"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6"/>
    <w:bookmarkStart w:id="37"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7"/>
    <w:bookmarkEnd w:id="38"/>
    <w:bookmarkStart w:id="42"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2026-08-20T19:37:21Z</dcterms:created>
  <dcterms:modified xsi:type="dcterms:W3CDTF">2026-08-20T19:37:21Z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