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3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" w:author="PR Preview" w:date="2024-01-01T00:00:00Z">
        <w:r>
          <w:t xml:space="preserve">Classical mediation analysis, as popularized by Baron and Kenny (1986),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decomposes the total effect of</w:t>
        </w:r>
      </w:ins>
      <w:ins w:id="7" w:author="PR Preview" w:date="2024-01-01T00:00:00Z">
        <w:r>
          <w:t xml:space="preserve"> </w:t>
        </w:r>
      </w:ins>
      <m:oMath>
        <m:r>
          <m:t>A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on</w:t>
        </w:r>
      </w:ins>
      <w:ins w:id="7" w:author="PR Preview" w:date="2024-01-01T00:00:00Z">
        <w:r>
          <w:t xml:space="preserve"> </w:t>
        </w:r>
      </w:ins>
      <m:oMath>
        <m:r>
          <m:t>Y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into a direct and an indirect effect.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direct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(Direct and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direct effect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indirect effect</w:t>
            </w:r>
            <w:r>
              <w:t xml:space="preserve"> </w:t>
            </w:r>
            <w:r>
              <w:t xml:space="preserve">(or mediated effect)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ins w:id="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classical-mediation-decomposition"/>
          <w:p>
            <w:pPr>
              <w:pStyle w:val="BodyText"/>
            </w:pPr>
            <w:r>
              <w:rPr>
                <w:b/>
                <w:bCs/>
              </w:rPr>
              <w:t xml:space="preserve">Definition 2 (Classical Mediation Decomposition)</w:t>
            </w:r>
            <w:r>
              <w:t xml:space="preserve"> </w:t>
            </w:r>
            <w:r>
              <w:t xml:space="preserve">In a linear structural equation model,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indirect effect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),</w:t>
            </w:r>
            <w:r>
              <w:t xml:space="preserve"> </w:t>
            </w:r>
            <w:r>
              <w:t xml:space="preserve">the direct effect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the total effect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bookmarkStart w:id="12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3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11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2"/>
    <w:bookmarkEnd w:id="13"/>
    <w:bookmarkStart w:id="20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4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5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5"/>
        </w:tc>
      </w:tr>
    </w:tbl>
    <w:bookmarkStart w:id="19" w:name="the-decomposition"/>
    <w:p>
      <w:pPr>
        <w:pStyle w:val="Heading3"/>
      </w:pPr>
      <w:r>
        <w:t xml:space="preserve">2.1 The Decomposition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thm-mediation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(Additive Decomposition of the Total Effect)</w:t>
            </w:r>
            <w:r>
              <w:t xml:space="preserve"> </w:t>
            </w:r>
            <w:r>
              <w:t xml:space="preserve">On the additive (difference) scale, the total effect decomposes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6"/>
        </w:tc>
      </w:tr>
    </w:tbl>
    <w:p>
      <w:pPr>
        <w:pStyle w:val="FirstParagraph"/>
      </w:pPr>
      <w:ins w:id="21" w:author="PR Preview" w:date="2024-01-01T00:00:00Z">
        <w:r>
          <w:t xml:space="preserve">On other scales (ratio, odds ratio), decompositions exist but are more complex.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cross-world-counterfactual"/>
          <w:p>
            <w:pPr>
              <w:pStyle w:val="BodyText"/>
            </w:pPr>
            <w:r>
              <w:rPr>
                <w:b/>
                <w:bCs/>
              </w:rPr>
              <w:t xml:space="preserve">Definition 6 (Cross-World Counterfactual)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cross-world</w:t>
            </w:r>
            <w:r>
              <w:t xml:space="preserve"> </w:t>
            </w:r>
            <w:r>
              <w:t xml:space="preserve">counterfactual:</w:t>
            </w:r>
            <w:r>
              <w:t xml:space="preserve"> </w:t>
            </w:r>
            <w:r>
              <w:t xml:space="preserve">it asks about the outcome when treatment is set to 1 but the mediator takes the value</w:t>
            </w:r>
            <w:r>
              <w:t xml:space="preserve"> </w:t>
            </w:r>
            <w:r>
              <w:t xml:space="preserve">it would have taken if treatment had been set to 0.</w:t>
            </w:r>
            <w:r>
              <w:t xml:space="preserve"> </w:t>
            </w:r>
            <w:r>
              <w:t xml:space="preserve">This requires simultaneously imagining two different treatment worlds,</w:t>
            </w:r>
            <w:r>
              <w:t xml:space="preserve"> </w:t>
            </w:r>
            <w:r>
              <w:t xml:space="preserve">which cannot be directly observed.</w:t>
            </w:r>
          </w:p>
          <w:bookmarkEnd w:id="17"/>
        </w:tc>
      </w:tr>
    </w:tbl>
    <w:p>
      <w:pPr>
        <w:pStyle w:val="BodyText"/>
      </w:pPr>
      <w:ins w:id="2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nde-nie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7 (Identification of the NDE and NIE)</w:t>
            </w:r>
            <w:r>
              <w:t xml:space="preserve"> </w:t>
            </w:r>
            <w:r>
              <w:t xml:space="preserve">The NDE and NIE are identified under four conditions:</w:t>
            </w:r>
            <w:r>
              <w:t xml:space="preserve"> </w:t>
            </w:r>
            <w:r>
              <w:t xml:space="preserve">(1) no unmeasured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–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confounders,</w:t>
            </w:r>
            <w:r>
              <w:t xml:space="preserve"> </w:t>
            </w:r>
            <w:r>
              <w:t xml:space="preserve">(2) no unmeasured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–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confounders,</w:t>
            </w:r>
            <w:r>
              <w:t xml:space="preserve"> </w:t>
            </w:r>
            <w:r>
              <w:t xml:space="preserve">(3) no unmeasured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–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confounders, and</w:t>
            </w:r>
            <w:r>
              <w:t xml:space="preserve"> </w:t>
            </w:r>
            <w:r>
              <w:t xml:space="preserve">(4) no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–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confounder that is itself caused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ins w:id="23" w:author="PR Preview" w:date="2024-01-01T00:00:00Z">
        <w:r>
          <w:t xml:space="preserve">Condition (4) is particularly restrictive: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if treatment affects a common cause of</w:t>
        </w:r>
      </w:ins>
      <w:ins w:id="23" w:author="PR Preview" w:date="2024-01-01T00:00:00Z">
        <w:r>
          <w:t xml:space="preserve"> </w:t>
        </w:r>
      </w:ins>
      <m:oMath>
        <m:r>
          <m:t>M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and</w:t>
        </w:r>
      </w:ins>
      <w:ins w:id="23" w:author="PR Preview" w:date="2024-01-01T00:00:00Z">
        <w:r>
          <w:t xml:space="preserve"> </w:t>
        </w:r>
      </w:ins>
      <m:oMath>
        <m:r>
          <m:t>Y</m:t>
        </m:r>
      </m:oMath>
      <w:ins w:id="23" w:author="PR Preview" w:date="2024-01-01T00:00:00Z">
        <w:r>
          <w:t xml:space="preserve">,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the cross-world counterfactuals are not identified from observed data.</w:t>
        </w:r>
      </w:ins>
    </w:p>
    <w:bookmarkEnd w:id="19"/>
    <w:bookmarkEnd w:id="20"/>
    <w:bookmarkStart w:id="25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8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21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24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thm-cde-nde-equivalence"/>
          <w:p>
            <w:pPr>
              <w:pStyle w:val="BodyText"/>
            </w:pPr>
            <w:r>
              <w:rPr>
                <w:b/>
                <w:bCs/>
              </w:rPr>
              <w:t xml:space="preserve">Theorem 2 (CDE–NDE Equivalence under No Interaction)</w:t>
            </w:r>
            <w:r>
              <w:t xml:space="preserve"> </w:t>
            </w:r>
            <w:r>
              <w:t xml:space="preserve">When there is no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M</m:t>
              </m:r>
            </m:oMath>
            <w:r>
              <w:t xml:space="preserve"> </w:t>
            </w:r>
            <w:r>
              <w:t xml:space="preserve">interaction on the additive scale</w:t>
            </w:r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CDE equals the NDE for any value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ins w:id="32" w:author="PR Preview" w:date="2024-01-01T00:00:00Z">
        <w:r>
          <w:t xml:space="preserve">In this case, both estimands agree and the choice is immaterial.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When interaction is present, they differ, and the analyst must decide which is of interest.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thm-four-way-decomposition"/>
          <w:p>
            <w:pPr>
              <w:pStyle w:val="BodyText"/>
            </w:pPr>
            <w:r>
              <w:rPr>
                <w:b/>
                <w:bCs/>
              </w:rPr>
              <w:t xml:space="preserve">Theorem 3 (Four-Way Decomposition of the Total Effect)</w:t>
            </w:r>
            <w:r>
              <w:t xml:space="preserve"> </w:t>
            </w:r>
            <w:r>
              <w:t xml:space="preserve">VanderWeele (2014) proposed a four-way decomposition of the total effect</w:t>
            </w:r>
            <w:r>
              <w:t xml:space="preserve"> </w:t>
            </w:r>
            <w:r>
              <w:t xml:space="preserve">into components due to:</w:t>
            </w:r>
            <w:r>
              <w:t xml:space="preserve"> </w:t>
            </w:r>
            <w:r>
              <w:t xml:space="preserve">(1) the controlled direct effect (CDE at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(2) a pure indirect effect (no interaction),</w:t>
            </w:r>
            <w:r>
              <w:t xml:space="preserve"> </w:t>
            </w:r>
            <w:r>
              <w:t xml:space="preserve">(3) an interaction component attributable to the mediator,</w:t>
            </w:r>
            <w:r>
              <w:t xml:space="preserve"> </w:t>
            </w:r>
            <w:r>
              <w:t xml:space="preserve">(4) an interaction component attributable to treatment.</w:t>
            </w:r>
          </w:p>
          <w:bookmarkEnd w:id="23"/>
        </w:tc>
      </w:tr>
    </w:tbl>
    <w:p>
      <w:pPr>
        <w:pStyle w:val="BodyText"/>
      </w:pPr>
      <w:ins w:id="33" w:author="PR Preview" w:date="2024-01-01T00:00:00Z">
        <w:r>
          <w:t xml:space="preserve">This decomposition is especially useful when</w:t>
        </w:r>
      </w:ins>
      <w:ins w:id="3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M</m:t>
        </m:r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interaction is present and of scientific interest.</w:t>
        </w:r>
      </w:ins>
    </w:p>
    <w:bookmarkEnd w:id="24"/>
    <w:bookmarkEnd w:id="25"/>
    <w:bookmarkStart w:id="35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9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8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thm-riie-identification"/>
          <w:p>
            <w:pPr>
              <w:pStyle w:val="BodyText"/>
            </w:pPr>
            <w:r>
              <w:rPr>
                <w:b/>
                <w:bCs/>
              </w:rPr>
              <w:t xml:space="preserve">Theorem 4 (Identification of the Randomized Interventional Indirect Effect)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∫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are baseline covariates sufficient to control confounding of both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pathways.</w:t>
            </w:r>
          </w:p>
          <w:bookmarkEnd w:id="27"/>
        </w:tc>
      </w:tr>
    </w:tbl>
    <w:p>
      <w:pPr>
        <w:pStyle w:val="BodyText"/>
      </w:pPr>
      <w:ins w:id="41" w:author="PR Preview" w:date="2024-01-01T00:00:00Z">
        <w:r>
          <w:t xml:space="preserve">This expression can be estimated from observed data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using outcome regression, IP weighting, or doubly robust methods.</w:t>
        </w:r>
      </w:ins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8"/>
    <w:bookmarkStart w:id="34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ins w:id="46" w:author="PR Preview" w:date="2024-01-01T00:00:00Z">
        <w:r>
          <w:t xml:space="preserve">In the structural causal model (SCM) framework of Pearl (2000),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mediation is analyzed using the do-operator.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def-do-operator"/>
          <w:p>
            <w:pPr>
              <w:pStyle w:val="BodyText"/>
            </w:pPr>
            <w:r>
              <w:rPr>
                <w:b/>
                <w:bCs/>
              </w:rPr>
              <w:t xml:space="preserve">Definition 10 (The Do-Operator)</w:t>
            </w:r>
            <w:r>
              <w:t xml:space="preserve"> </w:t>
            </w:r>
            <w:r>
              <w:t xml:space="preserve">Pearl’s</w:t>
            </w:r>
            <w:r>
              <w:t xml:space="preserve"> </w:t>
            </w:r>
            <w:r>
              <w:rPr>
                <w:b/>
                <w:bCs/>
              </w:rPr>
              <w:t xml:space="preserve">do-operator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do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represents an intervention</w:t>
            </w:r>
            <w:r>
              <w:t xml:space="preserve"> </w:t>
            </w:r>
            <w:r>
              <w:t xml:space="preserve">that sets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 a fixed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removing all arrows into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the causal DAG.</w:t>
            </w:r>
          </w:p>
          <w:bookmarkEnd w:id="29"/>
        </w:tc>
      </w:tr>
    </w:tbl>
    <w:p>
      <w:pPr>
        <w:pStyle w:val="BodyText"/>
      </w:pPr>
      <w:ins w:id="4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11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30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34"/>
    <w:bookmarkEnd w:id="35"/>
    <w:bookmarkStart w:id="36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3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36"/>
    <w:bookmarkStart w:id="40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2026-08-20T20:54:08Z</dcterms:created>
  <dcterms:modified xsi:type="dcterms:W3CDTF">2026-08-20T20:54:08Z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